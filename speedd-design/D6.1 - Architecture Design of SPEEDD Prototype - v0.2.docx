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312"/>
        <w:gridCol w:w="4788"/>
      </w:tblGrid>
      <w:tr w:rsidR="001910A0" w:rsidRPr="00FF5DE0" w:rsidTr="00FF5DE0">
        <w:tc>
          <w:tcPr>
            <w:tcW w:w="1476" w:type="dxa"/>
          </w:tcPr>
          <w:p w:rsidR="001910A0" w:rsidRPr="00FF5DE0" w:rsidRDefault="001910A0" w:rsidP="00743528">
            <w:pPr>
              <w:rPr>
                <w:noProof/>
                <w:sz w:val="24"/>
                <w:szCs w:val="24"/>
              </w:rPr>
            </w:pPr>
            <w:r w:rsidRPr="00FF5DE0">
              <w:rPr>
                <w:noProof/>
                <w:sz w:val="24"/>
                <w:szCs w:val="24"/>
                <w:lang w:eastAsia="en-US" w:bidi="he-IL"/>
              </w:rPr>
              <w:drawing>
                <wp:inline distT="0" distB="0" distL="0" distR="0" wp14:anchorId="5DB3EBBD" wp14:editId="5A67964A">
                  <wp:extent cx="8001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ogo.jpg"/>
                          <pic:cNvPicPr/>
                        </pic:nvPicPr>
                        <pic:blipFill>
                          <a:blip r:embed="rId9">
                            <a:extLst>
                              <a:ext uri="{28A0092B-C50C-407E-A947-70E740481C1C}">
                                <a14:useLocalDpi xmlns:a14="http://schemas.microsoft.com/office/drawing/2010/main" val="0"/>
                              </a:ext>
                            </a:extLst>
                          </a:blip>
                          <a:stretch>
                            <a:fillRect/>
                          </a:stretch>
                        </pic:blipFill>
                        <pic:spPr>
                          <a:xfrm>
                            <a:off x="0" y="0"/>
                            <a:ext cx="800100" cy="533400"/>
                          </a:xfrm>
                          <a:prstGeom prst="rect">
                            <a:avLst/>
                          </a:prstGeom>
                        </pic:spPr>
                      </pic:pic>
                    </a:graphicData>
                  </a:graphic>
                </wp:inline>
              </w:drawing>
            </w:r>
          </w:p>
        </w:tc>
        <w:tc>
          <w:tcPr>
            <w:tcW w:w="8100" w:type="dxa"/>
            <w:gridSpan w:val="2"/>
          </w:tcPr>
          <w:p w:rsidR="001910A0" w:rsidRPr="00FF5DE0" w:rsidRDefault="001910A0" w:rsidP="00743528">
            <w:pPr>
              <w:rPr>
                <w:noProof/>
                <w:sz w:val="24"/>
                <w:szCs w:val="24"/>
              </w:rPr>
            </w:pPr>
            <w:r w:rsidRPr="00FF5DE0">
              <w:rPr>
                <w:noProof/>
                <w:sz w:val="24"/>
                <w:szCs w:val="24"/>
              </w:rPr>
              <w:t>Scalable Data Analytics,</w:t>
            </w:r>
          </w:p>
          <w:p w:rsidR="001910A0" w:rsidRPr="00FF5DE0" w:rsidRDefault="001910A0" w:rsidP="00743528">
            <w:pPr>
              <w:rPr>
                <w:noProof/>
                <w:sz w:val="24"/>
                <w:szCs w:val="24"/>
              </w:rPr>
            </w:pPr>
            <w:r w:rsidRPr="00FF5DE0">
              <w:rPr>
                <w:noProof/>
                <w:sz w:val="24"/>
                <w:szCs w:val="24"/>
              </w:rPr>
              <w:t>Scalable Algorithms, Software Frameworks</w:t>
            </w:r>
          </w:p>
          <w:p w:rsidR="001910A0" w:rsidRPr="00FF5DE0" w:rsidRDefault="001910A0" w:rsidP="00743528">
            <w:pPr>
              <w:rPr>
                <w:noProof/>
                <w:sz w:val="24"/>
                <w:szCs w:val="24"/>
              </w:rPr>
            </w:pPr>
            <w:r w:rsidRPr="00FF5DE0">
              <w:rPr>
                <w:noProof/>
                <w:sz w:val="24"/>
                <w:szCs w:val="24"/>
              </w:rPr>
              <w:t>and Visualization ICT-2013 4.2.a</w:t>
            </w:r>
          </w:p>
        </w:tc>
      </w:tr>
      <w:tr w:rsidR="001910A0" w:rsidTr="00FF5DE0">
        <w:tc>
          <w:tcPr>
            <w:tcW w:w="4788" w:type="dxa"/>
            <w:gridSpan w:val="2"/>
          </w:tcPr>
          <w:p w:rsidR="001910A0" w:rsidRPr="00FF5DE0" w:rsidRDefault="001910A0" w:rsidP="00743528">
            <w:pPr>
              <w:rPr>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07"/>
            </w:tblGrid>
            <w:tr w:rsidR="00FF5DE0" w:rsidRPr="00FF5DE0" w:rsidTr="00FF5DE0">
              <w:tc>
                <w:tcPr>
                  <w:tcW w:w="895" w:type="dxa"/>
                </w:tcPr>
                <w:p w:rsidR="00FF5DE0" w:rsidRPr="00FF5DE0" w:rsidRDefault="00FF5DE0" w:rsidP="00743528">
                  <w:pPr>
                    <w:rPr>
                      <w:noProof/>
                      <w:sz w:val="28"/>
                      <w:szCs w:val="28"/>
                    </w:rPr>
                  </w:pPr>
                  <w:r w:rsidRPr="00FF5DE0">
                    <w:rPr>
                      <w:noProof/>
                      <w:sz w:val="28"/>
                      <w:szCs w:val="28"/>
                    </w:rPr>
                    <w:t>Project</w:t>
                  </w:r>
                </w:p>
              </w:tc>
              <w:tc>
                <w:tcPr>
                  <w:tcW w:w="3662" w:type="dxa"/>
                </w:tcPr>
                <w:p w:rsidR="00FF5DE0" w:rsidRPr="00FF5DE0" w:rsidRDefault="00FF5DE0" w:rsidP="00743528">
                  <w:pPr>
                    <w:rPr>
                      <w:b/>
                      <w:noProof/>
                      <w:sz w:val="28"/>
                      <w:szCs w:val="28"/>
                    </w:rPr>
                  </w:pPr>
                  <w:r w:rsidRPr="00FF5DE0">
                    <w:rPr>
                      <w:b/>
                      <w:noProof/>
                      <w:sz w:val="28"/>
                      <w:szCs w:val="28"/>
                    </w:rPr>
                    <w:t>FP6-619435/SPEEDD</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Deliverable</w:t>
                  </w:r>
                </w:p>
              </w:tc>
              <w:tc>
                <w:tcPr>
                  <w:tcW w:w="3662" w:type="dxa"/>
                </w:tcPr>
                <w:p w:rsidR="00FF5DE0" w:rsidRPr="00FF5DE0" w:rsidRDefault="00FF5DE0" w:rsidP="009A417B">
                  <w:pPr>
                    <w:rPr>
                      <w:b/>
                      <w:noProof/>
                      <w:sz w:val="28"/>
                      <w:szCs w:val="28"/>
                    </w:rPr>
                  </w:pPr>
                  <w:r w:rsidRPr="00FF5DE0">
                    <w:rPr>
                      <w:b/>
                      <w:noProof/>
                      <w:sz w:val="28"/>
                      <w:szCs w:val="28"/>
                    </w:rPr>
                    <w:t>D</w:t>
                  </w:r>
                  <w:r w:rsidR="009A417B">
                    <w:rPr>
                      <w:b/>
                      <w:noProof/>
                      <w:sz w:val="28"/>
                      <w:szCs w:val="28"/>
                    </w:rPr>
                    <w:t>6</w:t>
                  </w:r>
                  <w:r w:rsidRPr="00FF5DE0">
                    <w:rPr>
                      <w:b/>
                      <w:noProof/>
                      <w:sz w:val="28"/>
                      <w:szCs w:val="28"/>
                    </w:rPr>
                    <w:t>.</w:t>
                  </w:r>
                  <w:r w:rsidR="009A417B">
                    <w:rPr>
                      <w:b/>
                      <w:noProof/>
                      <w:sz w:val="28"/>
                      <w:szCs w:val="28"/>
                    </w:rPr>
                    <w:t>1</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Distribution</w:t>
                  </w:r>
                </w:p>
              </w:tc>
              <w:tc>
                <w:tcPr>
                  <w:tcW w:w="3662" w:type="dxa"/>
                </w:tcPr>
                <w:p w:rsidR="00FF5DE0" w:rsidRPr="00FF5DE0" w:rsidRDefault="00FF5DE0" w:rsidP="00743528">
                  <w:pPr>
                    <w:rPr>
                      <w:b/>
                      <w:noProof/>
                      <w:sz w:val="28"/>
                      <w:szCs w:val="28"/>
                    </w:rPr>
                  </w:pPr>
                  <w:r w:rsidRPr="00FF5DE0">
                    <w:rPr>
                      <w:b/>
                      <w:noProof/>
                      <w:sz w:val="28"/>
                      <w:szCs w:val="28"/>
                    </w:rPr>
                    <w:t>Public</w:t>
                  </w:r>
                </w:p>
              </w:tc>
            </w:tr>
          </w:tbl>
          <w:p w:rsidR="00FF5DE0" w:rsidRPr="00FF5DE0" w:rsidRDefault="00FF5DE0" w:rsidP="00743528">
            <w:pPr>
              <w:rPr>
                <w:noProof/>
                <w:sz w:val="28"/>
                <w:szCs w:val="28"/>
              </w:rPr>
            </w:pPr>
          </w:p>
        </w:tc>
        <w:tc>
          <w:tcPr>
            <w:tcW w:w="4788" w:type="dxa"/>
          </w:tcPr>
          <w:p w:rsidR="001910A0" w:rsidRPr="00FF5DE0" w:rsidRDefault="001910A0" w:rsidP="00743528">
            <w:pPr>
              <w:rPr>
                <w:noProof/>
                <w:sz w:val="28"/>
                <w:szCs w:val="28"/>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bl>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36276" w:rsidRDefault="00FF5DE0" w:rsidP="00743528">
      <w:pPr>
        <w:rPr>
          <w:noProof/>
        </w:rPr>
      </w:pPr>
      <w:r>
        <w:rPr>
          <w:noProof/>
        </w:rPr>
        <w:t xml:space="preserve">                                                                     </w:t>
      </w:r>
      <w:r w:rsidR="00F36276">
        <w:rPr>
          <w:noProof/>
        </w:rPr>
        <w:t xml:space="preserve"> </w:t>
      </w:r>
      <w:r w:rsidR="00F36276">
        <w:rPr>
          <w:noProof/>
          <w:lang w:eastAsia="en-US" w:bidi="he-IL"/>
        </w:rPr>
        <w:drawing>
          <wp:inline distT="0" distB="0" distL="0" distR="0" wp14:anchorId="6219F0BE" wp14:editId="1835A449">
            <wp:extent cx="2286005" cy="7802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5" cy="780290"/>
                    </a:xfrm>
                    <a:prstGeom prst="rect">
                      <a:avLst/>
                    </a:prstGeom>
                  </pic:spPr>
                </pic:pic>
              </a:graphicData>
            </a:graphic>
          </wp:inline>
        </w:drawing>
      </w:r>
    </w:p>
    <w:p w:rsidR="00F36276" w:rsidRPr="00F36276" w:rsidRDefault="00F36276" w:rsidP="00F36276">
      <w:r>
        <w:rPr>
          <w:noProof/>
        </w:rPr>
        <w:t xml:space="preserve">                                                                                     </w:t>
      </w:r>
      <w:r w:rsidRPr="00F36276">
        <w:t>http://speedd-project.eu</w:t>
      </w:r>
    </w:p>
    <w:p w:rsidR="00F36276" w:rsidRDefault="00F36276" w:rsidP="00743528">
      <w:pPr>
        <w:rPr>
          <w:noProof/>
        </w:rPr>
      </w:pPr>
    </w:p>
    <w:p w:rsidR="00F36276" w:rsidRPr="001910A0" w:rsidRDefault="002136A2" w:rsidP="008873ED">
      <w:pPr>
        <w:jc w:val="center"/>
        <w:rPr>
          <w:b/>
          <w:noProof/>
          <w:sz w:val="48"/>
          <w:szCs w:val="48"/>
        </w:rPr>
      </w:pPr>
      <w:r>
        <w:rPr>
          <w:b/>
          <w:noProof/>
          <w:sz w:val="48"/>
          <w:szCs w:val="48"/>
        </w:rPr>
        <w:t xml:space="preserve">The </w:t>
      </w:r>
      <w:r w:rsidR="001C297D">
        <w:rPr>
          <w:b/>
          <w:noProof/>
          <w:sz w:val="48"/>
          <w:szCs w:val="48"/>
        </w:rPr>
        <w:t>Architecture Design</w:t>
      </w:r>
      <w:r>
        <w:rPr>
          <w:b/>
          <w:noProof/>
          <w:sz w:val="48"/>
          <w:szCs w:val="48"/>
        </w:rPr>
        <w:t xml:space="preserve"> of the SPEEDD Prototype</w:t>
      </w:r>
    </w:p>
    <w:p w:rsidR="001910A0" w:rsidRDefault="001C297D" w:rsidP="004C2AAF">
      <w:pPr>
        <w:jc w:val="center"/>
        <w:rPr>
          <w:noProof/>
          <w:sz w:val="28"/>
          <w:szCs w:val="28"/>
        </w:rPr>
      </w:pPr>
      <w:r w:rsidRPr="006346D5">
        <w:rPr>
          <w:noProof/>
          <w:sz w:val="24"/>
          <w:szCs w:val="24"/>
        </w:rPr>
        <w:t>Alex Kofman</w:t>
      </w:r>
      <w:r w:rsidR="007E2CAA" w:rsidRPr="006346D5">
        <w:rPr>
          <w:noProof/>
          <w:sz w:val="24"/>
          <w:szCs w:val="24"/>
        </w:rPr>
        <w:t xml:space="preserve"> (IBM)</w:t>
      </w:r>
      <w:r w:rsidRPr="006346D5">
        <w:rPr>
          <w:noProof/>
          <w:sz w:val="24"/>
          <w:szCs w:val="24"/>
        </w:rPr>
        <w:t>, Fabiana Fournier</w:t>
      </w:r>
      <w:r w:rsidR="007E2CAA" w:rsidRPr="006346D5">
        <w:rPr>
          <w:noProof/>
          <w:sz w:val="24"/>
          <w:szCs w:val="24"/>
        </w:rPr>
        <w:t xml:space="preserve"> (IBM)</w:t>
      </w:r>
      <w:r w:rsidRPr="006346D5">
        <w:rPr>
          <w:noProof/>
          <w:sz w:val="24"/>
          <w:szCs w:val="24"/>
        </w:rPr>
        <w:t xml:space="preserve">, </w:t>
      </w:r>
      <w:r w:rsidR="00A1236B" w:rsidRPr="006346D5">
        <w:rPr>
          <w:noProof/>
          <w:sz w:val="24"/>
          <w:szCs w:val="24"/>
        </w:rPr>
        <w:t>Inna Skarbovsky</w:t>
      </w:r>
      <w:r w:rsidR="007E2CAA" w:rsidRPr="006346D5">
        <w:rPr>
          <w:noProof/>
          <w:sz w:val="24"/>
          <w:szCs w:val="24"/>
        </w:rPr>
        <w:t xml:space="preserve"> (IBM)</w:t>
      </w:r>
      <w:r w:rsidR="00A1236B" w:rsidRPr="006346D5">
        <w:rPr>
          <w:noProof/>
          <w:sz w:val="24"/>
          <w:szCs w:val="24"/>
        </w:rPr>
        <w:t>, Natan Morar</w:t>
      </w:r>
      <w:r w:rsidR="007E2CAA" w:rsidRPr="006346D5">
        <w:rPr>
          <w:noProof/>
          <w:sz w:val="24"/>
          <w:szCs w:val="24"/>
        </w:rPr>
        <w:t xml:space="preserve"> (UoB)</w:t>
      </w:r>
      <w:r w:rsidR="00A1236B" w:rsidRPr="006346D5">
        <w:rPr>
          <w:noProof/>
          <w:sz w:val="24"/>
          <w:szCs w:val="24"/>
        </w:rPr>
        <w:t>, Assaf Schuster</w:t>
      </w:r>
      <w:r w:rsidR="007E2CAA" w:rsidRPr="006346D5">
        <w:rPr>
          <w:noProof/>
          <w:sz w:val="24"/>
          <w:szCs w:val="24"/>
        </w:rPr>
        <w:t xml:space="preserve"> (Technion)</w:t>
      </w:r>
      <w:r w:rsidR="00A1236B" w:rsidRPr="006346D5">
        <w:rPr>
          <w:noProof/>
          <w:sz w:val="24"/>
          <w:szCs w:val="24"/>
        </w:rPr>
        <w:t>, Marius Schmitt</w:t>
      </w:r>
      <w:r w:rsidR="007E2CAA" w:rsidRPr="006346D5">
        <w:rPr>
          <w:noProof/>
          <w:sz w:val="24"/>
          <w:szCs w:val="24"/>
        </w:rPr>
        <w:t xml:space="preserve"> (ETH)</w:t>
      </w:r>
      <w:r w:rsidR="00F92DC1" w:rsidRPr="006346D5">
        <w:rPr>
          <w:noProof/>
          <w:sz w:val="24"/>
          <w:szCs w:val="24"/>
        </w:rPr>
        <w:t>, Anastasios Skarlatidis</w:t>
      </w:r>
      <w:r w:rsidR="007E2CAA" w:rsidRPr="006346D5">
        <w:rPr>
          <w:noProof/>
          <w:sz w:val="24"/>
          <w:szCs w:val="24"/>
        </w:rPr>
        <w:t xml:space="preserve"> (NCSR)</w:t>
      </w:r>
    </w:p>
    <w:p w:rsidR="001910A0" w:rsidRDefault="001910A0" w:rsidP="001910A0">
      <w:pPr>
        <w:rPr>
          <w:noProof/>
          <w:sz w:val="28"/>
          <w:szCs w:val="28"/>
        </w:rPr>
      </w:pPr>
      <w:r>
        <w:rPr>
          <w:noProof/>
          <w:sz w:val="28"/>
          <w:szCs w:val="28"/>
        </w:rPr>
        <w:t xml:space="preserve">                                                         </w:t>
      </w:r>
    </w:p>
    <w:p w:rsidR="001910A0" w:rsidRDefault="001910A0" w:rsidP="001C297D">
      <w:pPr>
        <w:rPr>
          <w:noProof/>
        </w:rPr>
      </w:pPr>
      <w:r>
        <w:rPr>
          <w:noProof/>
          <w:sz w:val="28"/>
          <w:szCs w:val="28"/>
        </w:rPr>
        <w:t xml:space="preserve">                                                         </w:t>
      </w:r>
      <w:r>
        <w:rPr>
          <w:noProof/>
        </w:rPr>
        <w:t xml:space="preserve">Status: </w:t>
      </w:r>
      <w:r w:rsidR="001C297D">
        <w:rPr>
          <w:noProof/>
        </w:rPr>
        <w:t>Draft</w:t>
      </w:r>
      <w:r>
        <w:rPr>
          <w:noProof/>
        </w:rPr>
        <w:t xml:space="preserve"> (Version </w:t>
      </w:r>
      <w:r w:rsidR="001C297D">
        <w:rPr>
          <w:noProof/>
        </w:rPr>
        <w:t>0</w:t>
      </w:r>
      <w:r>
        <w:rPr>
          <w:noProof/>
        </w:rPr>
        <w:t>.</w:t>
      </w:r>
      <w:r w:rsidR="001C297D">
        <w:rPr>
          <w:noProof/>
        </w:rPr>
        <w:t>1</w:t>
      </w:r>
      <w:r>
        <w:rPr>
          <w:noProof/>
        </w:rPr>
        <w:t>)</w:t>
      </w:r>
    </w:p>
    <w:p w:rsidR="00FF5DE0" w:rsidRDefault="00FF5DE0" w:rsidP="001910A0">
      <w:pPr>
        <w:rPr>
          <w:noProof/>
        </w:rPr>
      </w:pPr>
    </w:p>
    <w:p w:rsidR="00FF5DE0" w:rsidRDefault="00FF5DE0" w:rsidP="001910A0">
      <w:pPr>
        <w:rPr>
          <w:noProof/>
        </w:rPr>
      </w:pPr>
    </w:p>
    <w:p w:rsidR="00FF5DE0" w:rsidRPr="00813461" w:rsidRDefault="00FF5DE0" w:rsidP="009A417B">
      <w:pPr>
        <w:rPr>
          <w:noProof/>
          <w:sz w:val="28"/>
          <w:szCs w:val="28"/>
        </w:rPr>
      </w:pPr>
      <w:r>
        <w:rPr>
          <w:noProof/>
        </w:rPr>
        <w:lastRenderedPageBreak/>
        <w:t xml:space="preserve">                                                                         </w:t>
      </w:r>
      <w:r w:rsidR="009A417B">
        <w:rPr>
          <w:noProof/>
          <w:sz w:val="28"/>
          <w:szCs w:val="28"/>
        </w:rPr>
        <w:t>October</w:t>
      </w:r>
      <w:r w:rsidRPr="00813461">
        <w:rPr>
          <w:noProof/>
          <w:sz w:val="28"/>
          <w:szCs w:val="28"/>
        </w:rPr>
        <w:t xml:space="preserve"> 2014</w:t>
      </w:r>
    </w:p>
    <w:p w:rsidR="00F36276" w:rsidRDefault="00F36276" w:rsidP="001910A0">
      <w:pPr>
        <w:rPr>
          <w:noProof/>
        </w:rPr>
      </w:pPr>
      <w:r>
        <w:rPr>
          <w:noProof/>
        </w:rPr>
        <w:t xml:space="preserve"> </w:t>
      </w:r>
    </w:p>
    <w:p w:rsidR="00F36276" w:rsidRDefault="00F36276" w:rsidP="00743528">
      <w:pPr>
        <w:rPr>
          <w:noProof/>
        </w:rPr>
      </w:pPr>
      <w:r>
        <w:rPr>
          <w:noProof/>
        </w:rPr>
        <w:t xml:space="preserve">                                                           </w:t>
      </w:r>
    </w:p>
    <w:p w:rsidR="00F36276" w:rsidRDefault="00F36276" w:rsidP="00743528">
      <w:pPr>
        <w:rPr>
          <w:noProof/>
        </w:rPr>
      </w:pPr>
    </w:p>
    <w:p w:rsidR="00E64E92" w:rsidRPr="00743528" w:rsidRDefault="00F36276" w:rsidP="00743528">
      <w:r>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678"/>
      </w:tblGrid>
      <w:tr w:rsidR="00E64E92" w:rsidTr="00E64E92">
        <w:tc>
          <w:tcPr>
            <w:tcW w:w="2898" w:type="dxa"/>
          </w:tcPr>
          <w:p w:rsidR="00E64E92" w:rsidRPr="00E64E92" w:rsidRDefault="00E64E92" w:rsidP="00743528">
            <w:pPr>
              <w:rPr>
                <w:b/>
                <w:sz w:val="24"/>
                <w:szCs w:val="24"/>
              </w:rPr>
            </w:pPr>
            <w:r w:rsidRPr="00E64E92">
              <w:rPr>
                <w:b/>
                <w:sz w:val="24"/>
                <w:szCs w:val="24"/>
              </w:rPr>
              <w:t>Project</w:t>
            </w:r>
          </w:p>
        </w:tc>
        <w:tc>
          <w:tcPr>
            <w:tcW w:w="6678" w:type="dxa"/>
          </w:tcPr>
          <w:p w:rsidR="00E64E92" w:rsidRDefault="00E64E92" w:rsidP="00743528"/>
        </w:tc>
      </w:tr>
      <w:tr w:rsidR="00E64E92" w:rsidTr="00E64E92">
        <w:tc>
          <w:tcPr>
            <w:tcW w:w="2898" w:type="dxa"/>
          </w:tcPr>
          <w:p w:rsidR="00E64E92" w:rsidRDefault="00E64E92" w:rsidP="00743528">
            <w:r>
              <w:t>Project Ref. no</w:t>
            </w:r>
          </w:p>
        </w:tc>
        <w:tc>
          <w:tcPr>
            <w:tcW w:w="6678" w:type="dxa"/>
          </w:tcPr>
          <w:p w:rsidR="00E64E92" w:rsidRDefault="00E64E92" w:rsidP="00743528">
            <w:r>
              <w:t>FP7-619435</w:t>
            </w:r>
          </w:p>
        </w:tc>
      </w:tr>
      <w:tr w:rsidR="00E64E92" w:rsidTr="00E64E92">
        <w:tc>
          <w:tcPr>
            <w:tcW w:w="2898" w:type="dxa"/>
          </w:tcPr>
          <w:p w:rsidR="00E64E92" w:rsidRDefault="00E64E92" w:rsidP="00743528">
            <w:r>
              <w:t>Project acronym</w:t>
            </w:r>
          </w:p>
        </w:tc>
        <w:tc>
          <w:tcPr>
            <w:tcW w:w="6678" w:type="dxa"/>
          </w:tcPr>
          <w:p w:rsidR="00E64E92" w:rsidRDefault="00E64E92" w:rsidP="00743528">
            <w:r>
              <w:t>SPEEDD</w:t>
            </w:r>
          </w:p>
        </w:tc>
      </w:tr>
      <w:tr w:rsidR="00E64E92" w:rsidTr="00E64E92">
        <w:tc>
          <w:tcPr>
            <w:tcW w:w="2898" w:type="dxa"/>
          </w:tcPr>
          <w:p w:rsidR="00E64E92" w:rsidRDefault="00E64E92" w:rsidP="00743528">
            <w:r>
              <w:t>Project full title</w:t>
            </w:r>
          </w:p>
        </w:tc>
        <w:tc>
          <w:tcPr>
            <w:tcW w:w="6678" w:type="dxa"/>
          </w:tcPr>
          <w:p w:rsidR="00E64E92" w:rsidRDefault="00E64E92" w:rsidP="00743528">
            <w:r>
              <w:t xml:space="preserve">Scalable </w:t>
            </w:r>
            <w:proofErr w:type="spellStart"/>
            <w:r>
              <w:t>ProactivE</w:t>
            </w:r>
            <w:proofErr w:type="spellEnd"/>
            <w:r>
              <w:t xml:space="preserve"> Event-Driven Decision Making</w:t>
            </w:r>
          </w:p>
        </w:tc>
      </w:tr>
      <w:tr w:rsidR="00E64E92" w:rsidTr="00E64E92">
        <w:tc>
          <w:tcPr>
            <w:tcW w:w="2898" w:type="dxa"/>
          </w:tcPr>
          <w:p w:rsidR="00E64E92" w:rsidRDefault="00E64E92" w:rsidP="00743528">
            <w:r>
              <w:t>Project site</w:t>
            </w:r>
          </w:p>
        </w:tc>
        <w:tc>
          <w:tcPr>
            <w:tcW w:w="6678" w:type="dxa"/>
          </w:tcPr>
          <w:p w:rsidR="00E64E92" w:rsidRDefault="00E64E92" w:rsidP="00743528">
            <w:r>
              <w:t>http://speedd-project.eu/</w:t>
            </w:r>
          </w:p>
        </w:tc>
      </w:tr>
      <w:tr w:rsidR="00E64E92" w:rsidTr="00E64E92">
        <w:tc>
          <w:tcPr>
            <w:tcW w:w="2898" w:type="dxa"/>
          </w:tcPr>
          <w:p w:rsidR="00E64E92" w:rsidRDefault="00E64E92" w:rsidP="00743528">
            <w:r>
              <w:t>Project start</w:t>
            </w:r>
          </w:p>
        </w:tc>
        <w:tc>
          <w:tcPr>
            <w:tcW w:w="6678" w:type="dxa"/>
          </w:tcPr>
          <w:p w:rsidR="00E64E92" w:rsidRDefault="00E64E92" w:rsidP="00743528">
            <w:r>
              <w:t>February 2014</w:t>
            </w:r>
          </w:p>
        </w:tc>
      </w:tr>
      <w:tr w:rsidR="00E64E92" w:rsidTr="00E64E92">
        <w:tc>
          <w:tcPr>
            <w:tcW w:w="2898" w:type="dxa"/>
          </w:tcPr>
          <w:p w:rsidR="00E64E92" w:rsidRDefault="00E64E92" w:rsidP="00743528">
            <w:r>
              <w:t>Project duration</w:t>
            </w:r>
          </w:p>
        </w:tc>
        <w:tc>
          <w:tcPr>
            <w:tcW w:w="6678" w:type="dxa"/>
          </w:tcPr>
          <w:p w:rsidR="00E64E92" w:rsidRDefault="00E64E92" w:rsidP="00743528">
            <w:r>
              <w:t>3 years</w:t>
            </w:r>
          </w:p>
        </w:tc>
      </w:tr>
      <w:tr w:rsidR="00E64E92" w:rsidTr="00E64E92">
        <w:tc>
          <w:tcPr>
            <w:tcW w:w="2898" w:type="dxa"/>
          </w:tcPr>
          <w:p w:rsidR="00E64E92" w:rsidRDefault="00E64E92" w:rsidP="00743528">
            <w:r>
              <w:t>EC Project Officer</w:t>
            </w:r>
          </w:p>
        </w:tc>
        <w:tc>
          <w:tcPr>
            <w:tcW w:w="6678" w:type="dxa"/>
          </w:tcPr>
          <w:p w:rsidR="00E64E92" w:rsidRDefault="00E64E92" w:rsidP="00743528">
            <w:r>
              <w:t xml:space="preserve">Aleksandra </w:t>
            </w:r>
            <w:proofErr w:type="spellStart"/>
            <w:r>
              <w:t>Wesolowska</w:t>
            </w:r>
            <w:proofErr w:type="spellEnd"/>
          </w:p>
        </w:tc>
      </w:tr>
      <w:tr w:rsidR="00E64E92" w:rsidTr="00E64E92">
        <w:tc>
          <w:tcPr>
            <w:tcW w:w="2898" w:type="dxa"/>
          </w:tcPr>
          <w:p w:rsidR="00E64E92" w:rsidRDefault="00E64E92" w:rsidP="00743528"/>
        </w:tc>
        <w:tc>
          <w:tcPr>
            <w:tcW w:w="6678" w:type="dxa"/>
          </w:tcPr>
          <w:p w:rsidR="00E64E92" w:rsidRDefault="00E64E92" w:rsidP="00743528"/>
        </w:tc>
      </w:tr>
      <w:tr w:rsidR="00E64E92" w:rsidTr="00E64E92">
        <w:tc>
          <w:tcPr>
            <w:tcW w:w="2898" w:type="dxa"/>
          </w:tcPr>
          <w:p w:rsidR="00E64E92" w:rsidRPr="00E64E92" w:rsidRDefault="00E64E92" w:rsidP="00743528">
            <w:pPr>
              <w:rPr>
                <w:b/>
                <w:sz w:val="24"/>
                <w:szCs w:val="24"/>
              </w:rPr>
            </w:pPr>
            <w:r w:rsidRPr="00E64E92">
              <w:rPr>
                <w:b/>
                <w:sz w:val="24"/>
                <w:szCs w:val="24"/>
              </w:rPr>
              <w:t>Deliverable</w:t>
            </w:r>
          </w:p>
        </w:tc>
        <w:tc>
          <w:tcPr>
            <w:tcW w:w="6678" w:type="dxa"/>
          </w:tcPr>
          <w:p w:rsidR="00E64E92" w:rsidRDefault="00E64E92" w:rsidP="00743528"/>
        </w:tc>
      </w:tr>
      <w:tr w:rsidR="00E64E92" w:rsidTr="00E64E92">
        <w:tc>
          <w:tcPr>
            <w:tcW w:w="2898" w:type="dxa"/>
          </w:tcPr>
          <w:p w:rsidR="00E64E92" w:rsidRDefault="00E64E92" w:rsidP="00743528">
            <w:r>
              <w:t>Deliverable type</w:t>
            </w:r>
          </w:p>
        </w:tc>
        <w:tc>
          <w:tcPr>
            <w:tcW w:w="6678" w:type="dxa"/>
          </w:tcPr>
          <w:p w:rsidR="00E64E92" w:rsidRDefault="00E64E92" w:rsidP="00743528">
            <w:r>
              <w:t>Report</w:t>
            </w:r>
          </w:p>
        </w:tc>
      </w:tr>
      <w:tr w:rsidR="00E64E92" w:rsidTr="00E64E92">
        <w:tc>
          <w:tcPr>
            <w:tcW w:w="2898" w:type="dxa"/>
          </w:tcPr>
          <w:p w:rsidR="00E64E92" w:rsidRDefault="00E64E92" w:rsidP="00743528">
            <w:r>
              <w:t>Distribution level</w:t>
            </w:r>
          </w:p>
        </w:tc>
        <w:tc>
          <w:tcPr>
            <w:tcW w:w="6678" w:type="dxa"/>
          </w:tcPr>
          <w:p w:rsidR="00E64E92" w:rsidRDefault="00E64E92" w:rsidP="00743528">
            <w:r>
              <w:t>Public</w:t>
            </w:r>
          </w:p>
        </w:tc>
      </w:tr>
      <w:tr w:rsidR="00E64E92" w:rsidTr="00E64E92">
        <w:tc>
          <w:tcPr>
            <w:tcW w:w="2898" w:type="dxa"/>
          </w:tcPr>
          <w:p w:rsidR="00E64E92" w:rsidRDefault="00E64E92" w:rsidP="00743528">
            <w:r>
              <w:t>Deliverable Number</w:t>
            </w:r>
          </w:p>
        </w:tc>
        <w:tc>
          <w:tcPr>
            <w:tcW w:w="6678" w:type="dxa"/>
          </w:tcPr>
          <w:p w:rsidR="00E64E92" w:rsidRDefault="00E64E92" w:rsidP="00B90E5C">
            <w:r>
              <w:t>D</w:t>
            </w:r>
            <w:r w:rsidR="00B90E5C">
              <w:t>6</w:t>
            </w:r>
            <w:r>
              <w:t>.</w:t>
            </w:r>
            <w:r w:rsidR="00B90E5C">
              <w:t>1</w:t>
            </w:r>
          </w:p>
        </w:tc>
      </w:tr>
      <w:tr w:rsidR="00E64E92" w:rsidTr="00E64E92">
        <w:tc>
          <w:tcPr>
            <w:tcW w:w="2898" w:type="dxa"/>
          </w:tcPr>
          <w:p w:rsidR="00E64E92" w:rsidRDefault="00E64E92" w:rsidP="00743528">
            <w:r>
              <w:t>Deliverable Title</w:t>
            </w:r>
          </w:p>
        </w:tc>
        <w:tc>
          <w:tcPr>
            <w:tcW w:w="6678" w:type="dxa"/>
          </w:tcPr>
          <w:p w:rsidR="00E64E92" w:rsidRDefault="000704F6" w:rsidP="00743528">
            <w:r>
              <w:t xml:space="preserve">The </w:t>
            </w:r>
            <w:r w:rsidR="00B90E5C">
              <w:t>Architecture Design</w:t>
            </w:r>
            <w:r>
              <w:t xml:space="preserve"> of the SPEEDD Prototype</w:t>
            </w:r>
          </w:p>
        </w:tc>
      </w:tr>
      <w:tr w:rsidR="00E64E92" w:rsidTr="00E64E92">
        <w:tc>
          <w:tcPr>
            <w:tcW w:w="2898" w:type="dxa"/>
          </w:tcPr>
          <w:p w:rsidR="00E64E92" w:rsidRDefault="00E64E92" w:rsidP="00743528">
            <w:r>
              <w:t>Contractual date of delivery</w:t>
            </w:r>
          </w:p>
        </w:tc>
        <w:tc>
          <w:tcPr>
            <w:tcW w:w="6678" w:type="dxa"/>
          </w:tcPr>
          <w:p w:rsidR="00E64E92" w:rsidRDefault="00E64E92" w:rsidP="005A0BF0">
            <w:r>
              <w:t>M</w:t>
            </w:r>
            <w:r w:rsidR="005A0BF0">
              <w:t>9</w:t>
            </w:r>
            <w:r>
              <w:t xml:space="preserve"> (</w:t>
            </w:r>
            <w:r w:rsidR="005A0BF0">
              <w:t>October</w:t>
            </w:r>
            <w:r>
              <w:t xml:space="preserve"> 2014)</w:t>
            </w:r>
          </w:p>
        </w:tc>
      </w:tr>
      <w:tr w:rsidR="00E64E92" w:rsidTr="00E64E92">
        <w:tc>
          <w:tcPr>
            <w:tcW w:w="2898" w:type="dxa"/>
          </w:tcPr>
          <w:p w:rsidR="00E64E92" w:rsidRDefault="00E64E92" w:rsidP="00743528">
            <w:r>
              <w:t>Actual date of delivery</w:t>
            </w:r>
          </w:p>
        </w:tc>
        <w:tc>
          <w:tcPr>
            <w:tcW w:w="6678" w:type="dxa"/>
          </w:tcPr>
          <w:p w:rsidR="00E64E92" w:rsidRDefault="005A0BF0" w:rsidP="00743528">
            <w:r>
              <w:t>October</w:t>
            </w:r>
            <w:r w:rsidR="00E64E92">
              <w:t xml:space="preserve"> 2014</w:t>
            </w:r>
          </w:p>
        </w:tc>
      </w:tr>
      <w:tr w:rsidR="00E64E92" w:rsidTr="00E64E92">
        <w:tc>
          <w:tcPr>
            <w:tcW w:w="2898" w:type="dxa"/>
          </w:tcPr>
          <w:p w:rsidR="00E64E92" w:rsidRDefault="00E64E92" w:rsidP="00743528">
            <w:r>
              <w:t>Relevant Task(s)</w:t>
            </w:r>
          </w:p>
        </w:tc>
        <w:tc>
          <w:tcPr>
            <w:tcW w:w="6678" w:type="dxa"/>
          </w:tcPr>
          <w:p w:rsidR="00E64E92" w:rsidRDefault="00E64E92" w:rsidP="005A0BF0">
            <w:r>
              <w:t>WP</w:t>
            </w:r>
            <w:r w:rsidR="005A0BF0">
              <w:t>6</w:t>
            </w:r>
            <w:r>
              <w:t xml:space="preserve">/Tasks </w:t>
            </w:r>
            <w:r w:rsidR="005A0BF0">
              <w:t>6</w:t>
            </w:r>
            <w:r>
              <w:t>.</w:t>
            </w:r>
            <w:r w:rsidR="005A0BF0">
              <w:t>3</w:t>
            </w:r>
          </w:p>
        </w:tc>
      </w:tr>
      <w:tr w:rsidR="00E64E92" w:rsidTr="00E64E92">
        <w:tc>
          <w:tcPr>
            <w:tcW w:w="2898" w:type="dxa"/>
          </w:tcPr>
          <w:p w:rsidR="00E64E92" w:rsidRDefault="00E64E92" w:rsidP="00743528">
            <w:r>
              <w:t>Partner Responsible</w:t>
            </w:r>
          </w:p>
        </w:tc>
        <w:tc>
          <w:tcPr>
            <w:tcW w:w="6678" w:type="dxa"/>
          </w:tcPr>
          <w:p w:rsidR="00E64E92" w:rsidRDefault="00D72A4F" w:rsidP="00E64E92">
            <w:r>
              <w:t>IBM</w:t>
            </w:r>
          </w:p>
        </w:tc>
      </w:tr>
      <w:tr w:rsidR="00E64E92" w:rsidTr="00E64E92">
        <w:tc>
          <w:tcPr>
            <w:tcW w:w="2898" w:type="dxa"/>
          </w:tcPr>
          <w:p w:rsidR="00E64E92" w:rsidRDefault="00E64E92" w:rsidP="00743528">
            <w:r>
              <w:t>Other contributors</w:t>
            </w:r>
          </w:p>
        </w:tc>
        <w:tc>
          <w:tcPr>
            <w:tcW w:w="6678" w:type="dxa"/>
          </w:tcPr>
          <w:p w:rsidR="00E64E92" w:rsidRDefault="00C342C7" w:rsidP="00B86554">
            <w:r>
              <w:t xml:space="preserve">NCSR, CNRS, </w:t>
            </w:r>
            <w:proofErr w:type="spellStart"/>
            <w:r w:rsidR="00052055">
              <w:t>FeedZai</w:t>
            </w:r>
            <w:proofErr w:type="spellEnd"/>
            <w:r w:rsidR="00052055">
              <w:t xml:space="preserve">, </w:t>
            </w:r>
            <w:r>
              <w:t xml:space="preserve">ETH, </w:t>
            </w:r>
            <w:proofErr w:type="spellStart"/>
            <w:r>
              <w:t>UoB</w:t>
            </w:r>
            <w:proofErr w:type="spellEnd"/>
            <w:r w:rsidR="00A24C0B">
              <w:t xml:space="preserve">, </w:t>
            </w:r>
            <w:proofErr w:type="spellStart"/>
            <w:r w:rsidR="00A24C0B">
              <w:t>Technion</w:t>
            </w:r>
            <w:proofErr w:type="spellEnd"/>
          </w:p>
        </w:tc>
      </w:tr>
      <w:tr w:rsidR="00E64E92" w:rsidTr="00E64E92">
        <w:tc>
          <w:tcPr>
            <w:tcW w:w="2898" w:type="dxa"/>
          </w:tcPr>
          <w:p w:rsidR="00E64E92" w:rsidRDefault="00E64E92" w:rsidP="00743528">
            <w:r>
              <w:t>Number of pages</w:t>
            </w:r>
          </w:p>
        </w:tc>
        <w:tc>
          <w:tcPr>
            <w:tcW w:w="6678" w:type="dxa"/>
          </w:tcPr>
          <w:p w:rsidR="00E64E92" w:rsidRDefault="00870169" w:rsidP="00743528">
            <w:r>
              <w:fldChar w:fldCharType="begin"/>
            </w:r>
            <w:r>
              <w:instrText xml:space="preserve"> NUMPAGES  \# "0"  \* MERGEFORMAT </w:instrText>
            </w:r>
            <w:r>
              <w:fldChar w:fldCharType="separate"/>
            </w:r>
            <w:r w:rsidR="008A5D49">
              <w:rPr>
                <w:noProof/>
              </w:rPr>
              <w:t>48</w:t>
            </w:r>
            <w:r>
              <w:fldChar w:fldCharType="end"/>
            </w:r>
          </w:p>
        </w:tc>
      </w:tr>
      <w:tr w:rsidR="00E64E92" w:rsidTr="00E64E92">
        <w:tc>
          <w:tcPr>
            <w:tcW w:w="2898" w:type="dxa"/>
          </w:tcPr>
          <w:p w:rsidR="00E64E92" w:rsidRDefault="00E64E92" w:rsidP="00743528">
            <w:r>
              <w:t>Author(s)</w:t>
            </w:r>
          </w:p>
        </w:tc>
        <w:tc>
          <w:tcPr>
            <w:tcW w:w="6678" w:type="dxa"/>
          </w:tcPr>
          <w:p w:rsidR="00E64E92" w:rsidRDefault="007A655E" w:rsidP="00743528">
            <w:r w:rsidRPr="007A655E">
              <w:t xml:space="preserve">Alex Kofman (IBM), </w:t>
            </w:r>
            <w:proofErr w:type="spellStart"/>
            <w:r w:rsidRPr="007A655E">
              <w:t>Fabiana</w:t>
            </w:r>
            <w:proofErr w:type="spellEnd"/>
            <w:r w:rsidRPr="007A655E">
              <w:t xml:space="preserve"> Fournier (IBM), Inna </w:t>
            </w:r>
            <w:proofErr w:type="spellStart"/>
            <w:r w:rsidRPr="007A655E">
              <w:t>Skarbovsky</w:t>
            </w:r>
            <w:proofErr w:type="spellEnd"/>
            <w:r w:rsidRPr="007A655E">
              <w:t xml:space="preserve"> (IBM), </w:t>
            </w:r>
            <w:proofErr w:type="spellStart"/>
            <w:r w:rsidRPr="007A655E">
              <w:t>Natan</w:t>
            </w:r>
            <w:proofErr w:type="spellEnd"/>
            <w:r w:rsidRPr="007A655E">
              <w:t xml:space="preserve"> </w:t>
            </w:r>
            <w:proofErr w:type="spellStart"/>
            <w:r w:rsidRPr="007A655E">
              <w:t>Morar</w:t>
            </w:r>
            <w:proofErr w:type="spellEnd"/>
            <w:r w:rsidRPr="007A655E">
              <w:t xml:space="preserve"> (</w:t>
            </w:r>
            <w:proofErr w:type="spellStart"/>
            <w:r w:rsidRPr="007A655E">
              <w:t>UoB</w:t>
            </w:r>
            <w:proofErr w:type="spellEnd"/>
            <w:r w:rsidRPr="007A655E">
              <w:t xml:space="preserve">), </w:t>
            </w:r>
            <w:proofErr w:type="spellStart"/>
            <w:r w:rsidRPr="007A655E">
              <w:t>Assaf</w:t>
            </w:r>
            <w:proofErr w:type="spellEnd"/>
            <w:r w:rsidRPr="007A655E">
              <w:t xml:space="preserve"> Schuster (</w:t>
            </w:r>
            <w:proofErr w:type="spellStart"/>
            <w:r w:rsidRPr="007A655E">
              <w:t>Technion</w:t>
            </w:r>
            <w:proofErr w:type="spellEnd"/>
            <w:r w:rsidRPr="007A655E">
              <w:t xml:space="preserve">), Marius Schmitt (ETH), </w:t>
            </w:r>
            <w:proofErr w:type="spellStart"/>
            <w:r w:rsidRPr="007A655E">
              <w:t>Anastasios</w:t>
            </w:r>
            <w:proofErr w:type="spellEnd"/>
            <w:r w:rsidRPr="007A655E">
              <w:t xml:space="preserve"> </w:t>
            </w:r>
            <w:proofErr w:type="spellStart"/>
            <w:r w:rsidRPr="007A655E">
              <w:t>Skarlatidis</w:t>
            </w:r>
            <w:proofErr w:type="spellEnd"/>
            <w:r w:rsidRPr="007A655E">
              <w:t xml:space="preserve"> (NCSR)</w:t>
            </w:r>
          </w:p>
        </w:tc>
      </w:tr>
      <w:tr w:rsidR="00E64E92" w:rsidTr="00E64E92">
        <w:tc>
          <w:tcPr>
            <w:tcW w:w="2898" w:type="dxa"/>
          </w:tcPr>
          <w:p w:rsidR="00E64E92" w:rsidRDefault="00E64E92" w:rsidP="00743528">
            <w:r>
              <w:t>Internal Reviewers</w:t>
            </w:r>
          </w:p>
        </w:tc>
        <w:tc>
          <w:tcPr>
            <w:tcW w:w="6678" w:type="dxa"/>
          </w:tcPr>
          <w:p w:rsidR="00E64E92" w:rsidRDefault="00DB6546" w:rsidP="00743528">
            <w:proofErr w:type="spellStart"/>
            <w:r>
              <w:t>FeedZai</w:t>
            </w:r>
            <w:proofErr w:type="spellEnd"/>
          </w:p>
        </w:tc>
      </w:tr>
      <w:tr w:rsidR="00E64E92" w:rsidTr="00E64E92">
        <w:tc>
          <w:tcPr>
            <w:tcW w:w="2898" w:type="dxa"/>
          </w:tcPr>
          <w:p w:rsidR="00E64E92" w:rsidRDefault="00E64E92" w:rsidP="00743528">
            <w:r>
              <w:t>Status &amp; version</w:t>
            </w:r>
          </w:p>
        </w:tc>
        <w:tc>
          <w:tcPr>
            <w:tcW w:w="6678" w:type="dxa"/>
          </w:tcPr>
          <w:p w:rsidR="00E64E92" w:rsidRDefault="000217C7" w:rsidP="00743528">
            <w:r>
              <w:t>Draft</w:t>
            </w:r>
          </w:p>
        </w:tc>
      </w:tr>
      <w:tr w:rsidR="00E64E92" w:rsidTr="00E64E92">
        <w:tc>
          <w:tcPr>
            <w:tcW w:w="2898" w:type="dxa"/>
          </w:tcPr>
          <w:p w:rsidR="00E64E92" w:rsidRDefault="00E64E92" w:rsidP="00743528">
            <w:r>
              <w:t>Keywords</w:t>
            </w:r>
          </w:p>
        </w:tc>
        <w:tc>
          <w:tcPr>
            <w:tcW w:w="6678" w:type="dxa"/>
          </w:tcPr>
          <w:p w:rsidR="00E64E92" w:rsidRDefault="00021079" w:rsidP="00743528">
            <w:r>
              <w:fldChar w:fldCharType="begin"/>
            </w:r>
            <w:r>
              <w:instrText xml:space="preserve"> KEYWORDS  \* Lower  \* MERGEFORMAT </w:instrText>
            </w:r>
            <w:r>
              <w:fldChar w:fldCharType="separate"/>
            </w:r>
            <w:r w:rsidR="00B0617E">
              <w:t>architecture design scalability cep decision-making proactive</w:t>
            </w:r>
            <w:r>
              <w:fldChar w:fldCharType="end"/>
            </w:r>
          </w:p>
        </w:tc>
      </w:tr>
      <w:tr w:rsidR="00E64E92" w:rsidTr="00E64E92">
        <w:tc>
          <w:tcPr>
            <w:tcW w:w="2898" w:type="dxa"/>
          </w:tcPr>
          <w:p w:rsidR="00E64E92" w:rsidRDefault="00E64E92" w:rsidP="00743528"/>
        </w:tc>
        <w:tc>
          <w:tcPr>
            <w:tcW w:w="6678" w:type="dxa"/>
          </w:tcPr>
          <w:p w:rsidR="00E64E92" w:rsidRDefault="00E64E92" w:rsidP="00743528"/>
        </w:tc>
      </w:tr>
    </w:tbl>
    <w:p w:rsidR="001E2E4B" w:rsidRDefault="001E2E4B" w:rsidP="00743528"/>
    <w:p w:rsidR="001E2E4B" w:rsidRDefault="001E2E4B">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2E4B" w:rsidTr="001E2E4B">
        <w:tc>
          <w:tcPr>
            <w:tcW w:w="9576" w:type="dxa"/>
            <w:vAlign w:val="center"/>
          </w:tcPr>
          <w:p w:rsidR="001E2E4B" w:rsidRPr="001E2E4B" w:rsidRDefault="001E2E4B" w:rsidP="001E2E4B">
            <w:pPr>
              <w:jc w:val="right"/>
              <w:rPr>
                <w:b/>
                <w:sz w:val="48"/>
                <w:szCs w:val="48"/>
              </w:rPr>
            </w:pPr>
            <w:r w:rsidRPr="001E2E4B">
              <w:rPr>
                <w:b/>
                <w:sz w:val="48"/>
                <w:szCs w:val="48"/>
              </w:rPr>
              <w:lastRenderedPageBreak/>
              <w:t xml:space="preserve">Executive Summary </w:t>
            </w:r>
          </w:p>
        </w:tc>
      </w:tr>
    </w:tbl>
    <w:p w:rsidR="002544AA" w:rsidRDefault="002544AA" w:rsidP="00BB41A2">
      <w:r w:rsidRPr="002544AA">
        <w:t xml:space="preserve">SPEEDD (Scalable </w:t>
      </w:r>
      <w:proofErr w:type="spellStart"/>
      <w:r w:rsidRPr="002544AA">
        <w:t>ProactivE</w:t>
      </w:r>
      <w:proofErr w:type="spellEnd"/>
      <w:r w:rsidRPr="002544AA">
        <w:t xml:space="preserve"> Event-Driven Decision making) will develop a system for proactive event-based</w:t>
      </w:r>
      <w:r>
        <w:t xml:space="preserve"> </w:t>
      </w:r>
      <w:r w:rsidRPr="002544AA">
        <w:t>decision-making: decisions will be triggered by forecasting events -whether they correspond to problems or</w:t>
      </w:r>
      <w:r>
        <w:t xml:space="preserve"> </w:t>
      </w:r>
      <w:r w:rsidRPr="002544AA">
        <w:t>opportunities</w:t>
      </w:r>
      <w:r>
        <w:t xml:space="preserve"> – </w:t>
      </w:r>
      <w:r w:rsidRPr="002544AA">
        <w:t>instead of reacting to them once they happen. The decisions and actions will be real-time, in the</w:t>
      </w:r>
      <w:r>
        <w:t xml:space="preserve"> </w:t>
      </w:r>
      <w:r w:rsidRPr="002544AA">
        <w:t>sense that they will be taken under tight time constraints, and require on-the-fly processing of “Big Data”, i</w:t>
      </w:r>
      <w:r>
        <w:t>.</w:t>
      </w:r>
      <w:r w:rsidRPr="002544AA">
        <w:t>e</w:t>
      </w:r>
      <w:r>
        <w:t xml:space="preserve">. </w:t>
      </w:r>
      <w:r w:rsidRPr="002544AA">
        <w:t>extremely large amounts of noisy data storming from different</w:t>
      </w:r>
      <w:r w:rsidR="00BB41A2">
        <w:t xml:space="preserve"> </w:t>
      </w:r>
      <w:r w:rsidRPr="002544AA">
        <w:t>geographical locations as well as historical data.</w:t>
      </w:r>
    </w:p>
    <w:p w:rsidR="00490352" w:rsidRDefault="00490352" w:rsidP="00EE0C45">
      <w:pPr>
        <w:rPr>
          <w:lang w:bidi="he-IL"/>
        </w:rPr>
      </w:pPr>
      <w:r>
        <w:rPr>
          <w:lang w:bidi="he-IL"/>
        </w:rPr>
        <w:t>The goals of WP6 (Scalability and System Integration) are to develop a highly scalable event processing infrastructure supporting real-time event delivery and communication minimization, and implement integration of the SPEEDD components into a prototype for proactive event-based decision support.</w:t>
      </w:r>
    </w:p>
    <w:p w:rsidR="004B4CE7" w:rsidRPr="00831796" w:rsidRDefault="004B4CE7" w:rsidP="00743528">
      <w:pPr>
        <w:rPr>
          <w:i/>
          <w:iCs/>
        </w:rPr>
      </w:pPr>
      <w:r>
        <w:rPr>
          <w:rFonts w:eastAsia="MS Mincho"/>
          <w:lang w:eastAsia="ja-JP"/>
        </w:rPr>
        <w:t>The purpose of this document</w:t>
      </w:r>
      <w:r w:rsidRPr="00B01C04">
        <w:rPr>
          <w:rFonts w:eastAsia="MS Mincho"/>
          <w:lang w:eastAsia="ja-JP"/>
        </w:rPr>
        <w:t xml:space="preserve"> is </w:t>
      </w:r>
      <w:r>
        <w:rPr>
          <w:rFonts w:eastAsia="MS Mincho"/>
          <w:lang w:eastAsia="ja-JP"/>
        </w:rPr>
        <w:t>to describe</w:t>
      </w:r>
      <w:r w:rsidRPr="00B01C04">
        <w:rPr>
          <w:rFonts w:eastAsia="MS Mincho"/>
          <w:lang w:eastAsia="ja-JP"/>
        </w:rPr>
        <w:t xml:space="preserve"> the design of the SPEEDD</w:t>
      </w:r>
      <w:r>
        <w:rPr>
          <w:rFonts w:eastAsia="MS Mincho"/>
          <w:lang w:eastAsia="ja-JP"/>
        </w:rPr>
        <w:t xml:space="preserve"> </w:t>
      </w:r>
      <w:r w:rsidRPr="00B01C04">
        <w:rPr>
          <w:rFonts w:eastAsia="MS Mincho"/>
          <w:lang w:eastAsia="ja-JP"/>
        </w:rPr>
        <w:t>prototype architecture</w:t>
      </w:r>
      <w:r>
        <w:rPr>
          <w:rFonts w:eastAsia="MS Mincho"/>
          <w:lang w:eastAsia="ja-JP"/>
        </w:rPr>
        <w:t>. It discusses main architectural questions and decisions made to build a proactive decision support system that satisfies requirements of the two representative use cases. The document describes APIs provided by the prototypes for integration, extensibility, and automation. Finally, main test cases are discussed for testing the prototype.</w:t>
      </w:r>
    </w:p>
    <w:p w:rsidR="002678B6" w:rsidRPr="00A96037" w:rsidRDefault="00A96037" w:rsidP="002678B6">
      <w:r>
        <w:t>The work done so far on the architecture design includes analysis of the use case requirements, drafting the conceptual architecture and the corresponding technical architecture that should allow building the technology that satisfies the requirements. The following refinement of the high-level technical architecture involved evaluation of available technologies and selecting the appropriate stream processing and messaging platforms. Additionally, the event-driven architecture paradigm has been selected as the main architectural principle for SPEEDD integration. Main APIs have been defined and data formats discussed.</w:t>
      </w:r>
    </w:p>
    <w:p w:rsidR="002678B6" w:rsidRDefault="002678B6" w:rsidP="002678B6">
      <w:r>
        <w:t xml:space="preserve">Architectural decisions documented in the current deliverable will guide the development of SPEEDD prototype. In the process of the development and according to the issues and questions identified, the </w:t>
      </w:r>
      <w:bookmarkStart w:id="0" w:name="_GoBack"/>
      <w:bookmarkEnd w:id="0"/>
      <w:r>
        <w:t xml:space="preserve">architecture decisions may be revised, refined, and modified. </w:t>
      </w:r>
    </w:p>
    <w:p w:rsidR="00F65F88" w:rsidRDefault="00062747">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RPr="00E909D0" w:rsidTr="00E909D0">
        <w:tc>
          <w:tcPr>
            <w:tcW w:w="9576" w:type="dxa"/>
            <w:vAlign w:val="center"/>
          </w:tcPr>
          <w:p w:rsidR="00E909D0" w:rsidRPr="00E909D0" w:rsidRDefault="00E909D0" w:rsidP="00E909D0">
            <w:pPr>
              <w:pStyle w:val="TOC1"/>
              <w:tabs>
                <w:tab w:val="right" w:leader="dot" w:pos="9350"/>
              </w:tabs>
              <w:jc w:val="right"/>
              <w:rPr>
                <w:b/>
                <w:sz w:val="48"/>
                <w:szCs w:val="48"/>
              </w:rPr>
            </w:pPr>
            <w:r w:rsidRPr="00E909D0">
              <w:rPr>
                <w:b/>
                <w:sz w:val="48"/>
                <w:szCs w:val="48"/>
              </w:rPr>
              <w:lastRenderedPageBreak/>
              <w:t>Contents</w:t>
            </w:r>
          </w:p>
        </w:tc>
      </w:tr>
    </w:tbl>
    <w:p w:rsidR="00B0617E" w:rsidRDefault="006465F5">
      <w:pPr>
        <w:pStyle w:val="TOC1"/>
        <w:tabs>
          <w:tab w:val="left" w:pos="440"/>
          <w:tab w:val="right" w:leader="dot" w:pos="9350"/>
        </w:tabs>
        <w:rPr>
          <w:noProof/>
          <w:lang w:eastAsia="en-US" w:bidi="he-IL"/>
        </w:rPr>
      </w:pPr>
      <w:r>
        <w:fldChar w:fldCharType="begin"/>
      </w:r>
      <w:r>
        <w:instrText xml:space="preserve"> TOC \o "1-3" \h \z \u </w:instrText>
      </w:r>
      <w:r>
        <w:fldChar w:fldCharType="separate"/>
      </w:r>
      <w:hyperlink w:anchor="_Toc402095420" w:history="1">
        <w:r w:rsidR="00B0617E" w:rsidRPr="00DD2AE9">
          <w:rPr>
            <w:rStyle w:val="Hyperlink"/>
            <w:noProof/>
          </w:rPr>
          <w:t>1</w:t>
        </w:r>
        <w:r w:rsidR="00B0617E">
          <w:rPr>
            <w:noProof/>
            <w:lang w:eastAsia="en-US" w:bidi="he-IL"/>
          </w:rPr>
          <w:tab/>
        </w:r>
        <w:r w:rsidR="00B0617E" w:rsidRPr="00DD2AE9">
          <w:rPr>
            <w:rStyle w:val="Hyperlink"/>
            <w:noProof/>
          </w:rPr>
          <w:t>Introduction</w:t>
        </w:r>
        <w:r w:rsidR="00B0617E">
          <w:rPr>
            <w:noProof/>
            <w:webHidden/>
          </w:rPr>
          <w:tab/>
        </w:r>
        <w:r w:rsidR="00B0617E">
          <w:rPr>
            <w:noProof/>
            <w:webHidden/>
          </w:rPr>
          <w:fldChar w:fldCharType="begin"/>
        </w:r>
        <w:r w:rsidR="00B0617E">
          <w:rPr>
            <w:noProof/>
            <w:webHidden/>
          </w:rPr>
          <w:instrText xml:space="preserve"> PAGEREF _Toc402095420 \h </w:instrText>
        </w:r>
        <w:r w:rsidR="00B0617E">
          <w:rPr>
            <w:noProof/>
            <w:webHidden/>
          </w:rPr>
        </w:r>
        <w:r w:rsidR="00B0617E">
          <w:rPr>
            <w:noProof/>
            <w:webHidden/>
          </w:rPr>
          <w:fldChar w:fldCharType="separate"/>
        </w:r>
        <w:r w:rsidR="008A5D49">
          <w:rPr>
            <w:noProof/>
            <w:webHidden/>
          </w:rPr>
          <w:t>8</w:t>
        </w:r>
        <w:r w:rsidR="00B0617E">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21" w:history="1">
        <w:r w:rsidRPr="00DD2AE9">
          <w:rPr>
            <w:rStyle w:val="Hyperlink"/>
            <w:noProof/>
          </w:rPr>
          <w:t>1.1</w:t>
        </w:r>
        <w:r>
          <w:rPr>
            <w:noProof/>
            <w:lang w:eastAsia="en-US" w:bidi="he-IL"/>
          </w:rPr>
          <w:tab/>
        </w:r>
        <w:r w:rsidRPr="00DD2AE9">
          <w:rPr>
            <w:rStyle w:val="Hyperlink"/>
            <w:noProof/>
          </w:rPr>
          <w:t>History of the document</w:t>
        </w:r>
        <w:r>
          <w:rPr>
            <w:noProof/>
            <w:webHidden/>
          </w:rPr>
          <w:tab/>
        </w:r>
        <w:r>
          <w:rPr>
            <w:noProof/>
            <w:webHidden/>
          </w:rPr>
          <w:fldChar w:fldCharType="begin"/>
        </w:r>
        <w:r>
          <w:rPr>
            <w:noProof/>
            <w:webHidden/>
          </w:rPr>
          <w:instrText xml:space="preserve"> PAGEREF _Toc402095421 \h </w:instrText>
        </w:r>
        <w:r>
          <w:rPr>
            <w:noProof/>
            <w:webHidden/>
          </w:rPr>
        </w:r>
        <w:r>
          <w:rPr>
            <w:noProof/>
            <w:webHidden/>
          </w:rPr>
          <w:fldChar w:fldCharType="separate"/>
        </w:r>
        <w:r w:rsidR="008A5D49">
          <w:rPr>
            <w:noProof/>
            <w:webHidden/>
          </w:rPr>
          <w:t>8</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22" w:history="1">
        <w:r w:rsidRPr="00DD2AE9">
          <w:rPr>
            <w:rStyle w:val="Hyperlink"/>
            <w:noProof/>
          </w:rPr>
          <w:t>1.2</w:t>
        </w:r>
        <w:r>
          <w:rPr>
            <w:noProof/>
            <w:lang w:eastAsia="en-US" w:bidi="he-IL"/>
          </w:rPr>
          <w:tab/>
        </w:r>
        <w:r w:rsidRPr="00DD2AE9">
          <w:rPr>
            <w:rStyle w:val="Hyperlink"/>
            <w:noProof/>
          </w:rPr>
          <w:t>Purpose and Scope of the Document</w:t>
        </w:r>
        <w:r>
          <w:rPr>
            <w:noProof/>
            <w:webHidden/>
          </w:rPr>
          <w:tab/>
        </w:r>
        <w:r>
          <w:rPr>
            <w:noProof/>
            <w:webHidden/>
          </w:rPr>
          <w:fldChar w:fldCharType="begin"/>
        </w:r>
        <w:r>
          <w:rPr>
            <w:noProof/>
            <w:webHidden/>
          </w:rPr>
          <w:instrText xml:space="preserve"> PAGEREF _Toc402095422 \h </w:instrText>
        </w:r>
        <w:r>
          <w:rPr>
            <w:noProof/>
            <w:webHidden/>
          </w:rPr>
        </w:r>
        <w:r>
          <w:rPr>
            <w:noProof/>
            <w:webHidden/>
          </w:rPr>
          <w:fldChar w:fldCharType="separate"/>
        </w:r>
        <w:r w:rsidR="008A5D49">
          <w:rPr>
            <w:noProof/>
            <w:webHidden/>
          </w:rPr>
          <w:t>8</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23" w:history="1">
        <w:r w:rsidRPr="00DD2AE9">
          <w:rPr>
            <w:rStyle w:val="Hyperlink"/>
            <w:noProof/>
          </w:rPr>
          <w:t>1.3</w:t>
        </w:r>
        <w:r>
          <w:rPr>
            <w:noProof/>
            <w:lang w:eastAsia="en-US" w:bidi="he-IL"/>
          </w:rPr>
          <w:tab/>
        </w:r>
        <w:r w:rsidRPr="00DD2AE9">
          <w:rPr>
            <w:rStyle w:val="Hyperlink"/>
            <w:noProof/>
          </w:rPr>
          <w:t>Relationship with Other Documents</w:t>
        </w:r>
        <w:r>
          <w:rPr>
            <w:noProof/>
            <w:webHidden/>
          </w:rPr>
          <w:tab/>
        </w:r>
        <w:r>
          <w:rPr>
            <w:noProof/>
            <w:webHidden/>
          </w:rPr>
          <w:fldChar w:fldCharType="begin"/>
        </w:r>
        <w:r>
          <w:rPr>
            <w:noProof/>
            <w:webHidden/>
          </w:rPr>
          <w:instrText xml:space="preserve"> PAGEREF _Toc402095423 \h </w:instrText>
        </w:r>
        <w:r>
          <w:rPr>
            <w:noProof/>
            <w:webHidden/>
          </w:rPr>
        </w:r>
        <w:r>
          <w:rPr>
            <w:noProof/>
            <w:webHidden/>
          </w:rPr>
          <w:fldChar w:fldCharType="separate"/>
        </w:r>
        <w:r w:rsidR="008A5D49">
          <w:rPr>
            <w:noProof/>
            <w:webHidden/>
          </w:rPr>
          <w:t>8</w:t>
        </w:r>
        <w:r>
          <w:rPr>
            <w:noProof/>
            <w:webHidden/>
          </w:rPr>
          <w:fldChar w:fldCharType="end"/>
        </w:r>
      </w:hyperlink>
    </w:p>
    <w:p w:rsidR="00B0617E" w:rsidRDefault="00B0617E">
      <w:pPr>
        <w:pStyle w:val="TOC1"/>
        <w:tabs>
          <w:tab w:val="left" w:pos="440"/>
          <w:tab w:val="right" w:leader="dot" w:pos="9350"/>
        </w:tabs>
        <w:rPr>
          <w:noProof/>
          <w:lang w:eastAsia="en-US" w:bidi="he-IL"/>
        </w:rPr>
      </w:pPr>
      <w:hyperlink w:anchor="_Toc402095424" w:history="1">
        <w:r w:rsidRPr="00DD2AE9">
          <w:rPr>
            <w:rStyle w:val="Hyperlink"/>
            <w:noProof/>
          </w:rPr>
          <w:t>2</w:t>
        </w:r>
        <w:r>
          <w:rPr>
            <w:noProof/>
            <w:lang w:eastAsia="en-US" w:bidi="he-IL"/>
          </w:rPr>
          <w:tab/>
        </w:r>
        <w:r w:rsidRPr="00DD2AE9">
          <w:rPr>
            <w:rStyle w:val="Hyperlink"/>
            <w:noProof/>
          </w:rPr>
          <w:t>Main Sections</w:t>
        </w:r>
        <w:r>
          <w:rPr>
            <w:noProof/>
            <w:webHidden/>
          </w:rPr>
          <w:tab/>
        </w:r>
        <w:r>
          <w:rPr>
            <w:noProof/>
            <w:webHidden/>
          </w:rPr>
          <w:fldChar w:fldCharType="begin"/>
        </w:r>
        <w:r>
          <w:rPr>
            <w:noProof/>
            <w:webHidden/>
          </w:rPr>
          <w:instrText xml:space="preserve"> PAGEREF _Toc402095424 \h </w:instrText>
        </w:r>
        <w:r>
          <w:rPr>
            <w:noProof/>
            <w:webHidden/>
          </w:rPr>
        </w:r>
        <w:r>
          <w:rPr>
            <w:noProof/>
            <w:webHidden/>
          </w:rPr>
          <w:fldChar w:fldCharType="separate"/>
        </w:r>
        <w:r w:rsidR="008A5D49">
          <w:rPr>
            <w:noProof/>
            <w:webHidden/>
          </w:rPr>
          <w:t>9</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25" w:history="1">
        <w:r w:rsidRPr="00DD2AE9">
          <w:rPr>
            <w:rStyle w:val="Hyperlink"/>
            <w:noProof/>
          </w:rPr>
          <w:t>2.1</w:t>
        </w:r>
        <w:r>
          <w:rPr>
            <w:noProof/>
            <w:lang w:eastAsia="en-US" w:bidi="he-IL"/>
          </w:rPr>
          <w:tab/>
        </w:r>
        <w:r w:rsidRPr="00DD2AE9">
          <w:rPr>
            <w:rStyle w:val="Hyperlink"/>
            <w:noProof/>
          </w:rPr>
          <w:t>System Requirements</w:t>
        </w:r>
        <w:r>
          <w:rPr>
            <w:noProof/>
            <w:webHidden/>
          </w:rPr>
          <w:tab/>
        </w:r>
        <w:r>
          <w:rPr>
            <w:noProof/>
            <w:webHidden/>
          </w:rPr>
          <w:fldChar w:fldCharType="begin"/>
        </w:r>
        <w:r>
          <w:rPr>
            <w:noProof/>
            <w:webHidden/>
          </w:rPr>
          <w:instrText xml:space="preserve"> PAGEREF _Toc402095425 \h </w:instrText>
        </w:r>
        <w:r>
          <w:rPr>
            <w:noProof/>
            <w:webHidden/>
          </w:rPr>
        </w:r>
        <w:r>
          <w:rPr>
            <w:noProof/>
            <w:webHidden/>
          </w:rPr>
          <w:fldChar w:fldCharType="separate"/>
        </w:r>
        <w:r w:rsidR="008A5D49">
          <w:rPr>
            <w:noProof/>
            <w:webHidden/>
          </w:rPr>
          <w:t>9</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26" w:history="1">
        <w:r w:rsidRPr="00DD2AE9">
          <w:rPr>
            <w:rStyle w:val="Hyperlink"/>
            <w:noProof/>
          </w:rPr>
          <w:t>2.2</w:t>
        </w:r>
        <w:r>
          <w:rPr>
            <w:noProof/>
            <w:lang w:eastAsia="en-US" w:bidi="he-IL"/>
          </w:rPr>
          <w:tab/>
        </w:r>
        <w:r w:rsidRPr="00DD2AE9">
          <w:rPr>
            <w:rStyle w:val="Hyperlink"/>
            <w:noProof/>
          </w:rPr>
          <w:t>Approach</w:t>
        </w:r>
        <w:r>
          <w:rPr>
            <w:noProof/>
            <w:webHidden/>
          </w:rPr>
          <w:tab/>
        </w:r>
        <w:r>
          <w:rPr>
            <w:noProof/>
            <w:webHidden/>
          </w:rPr>
          <w:fldChar w:fldCharType="begin"/>
        </w:r>
        <w:r>
          <w:rPr>
            <w:noProof/>
            <w:webHidden/>
          </w:rPr>
          <w:instrText xml:space="preserve"> PAGEREF _Toc402095426 \h </w:instrText>
        </w:r>
        <w:r>
          <w:rPr>
            <w:noProof/>
            <w:webHidden/>
          </w:rPr>
        </w:r>
        <w:r>
          <w:rPr>
            <w:noProof/>
            <w:webHidden/>
          </w:rPr>
          <w:fldChar w:fldCharType="separate"/>
        </w:r>
        <w:r w:rsidR="008A5D49">
          <w:rPr>
            <w:noProof/>
            <w:webHidden/>
          </w:rPr>
          <w:t>9</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27" w:history="1">
        <w:r w:rsidRPr="00DD2AE9">
          <w:rPr>
            <w:rStyle w:val="Hyperlink"/>
            <w:noProof/>
          </w:rPr>
          <w:t>2.3</w:t>
        </w:r>
        <w:r>
          <w:rPr>
            <w:noProof/>
            <w:lang w:eastAsia="en-US" w:bidi="he-IL"/>
          </w:rPr>
          <w:tab/>
        </w:r>
        <w:r w:rsidRPr="00DD2AE9">
          <w:rPr>
            <w:rStyle w:val="Hyperlink"/>
            <w:noProof/>
          </w:rPr>
          <w:t>Conceptual Architecture</w:t>
        </w:r>
        <w:r>
          <w:rPr>
            <w:noProof/>
            <w:webHidden/>
          </w:rPr>
          <w:tab/>
        </w:r>
        <w:r>
          <w:rPr>
            <w:noProof/>
            <w:webHidden/>
          </w:rPr>
          <w:fldChar w:fldCharType="begin"/>
        </w:r>
        <w:r>
          <w:rPr>
            <w:noProof/>
            <w:webHidden/>
          </w:rPr>
          <w:instrText xml:space="preserve"> PAGEREF _Toc402095427 \h </w:instrText>
        </w:r>
        <w:r>
          <w:rPr>
            <w:noProof/>
            <w:webHidden/>
          </w:rPr>
        </w:r>
        <w:r>
          <w:rPr>
            <w:noProof/>
            <w:webHidden/>
          </w:rPr>
          <w:fldChar w:fldCharType="separate"/>
        </w:r>
        <w:r w:rsidR="008A5D49">
          <w:rPr>
            <w:noProof/>
            <w:webHidden/>
          </w:rPr>
          <w:t>10</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28" w:history="1">
        <w:r w:rsidRPr="00DD2AE9">
          <w:rPr>
            <w:rStyle w:val="Hyperlink"/>
            <w:noProof/>
          </w:rPr>
          <w:t>2.4</w:t>
        </w:r>
        <w:r>
          <w:rPr>
            <w:noProof/>
            <w:lang w:eastAsia="en-US" w:bidi="he-IL"/>
          </w:rPr>
          <w:tab/>
        </w:r>
        <w:r w:rsidRPr="00DD2AE9">
          <w:rPr>
            <w:rStyle w:val="Hyperlink"/>
            <w:noProof/>
          </w:rPr>
          <w:t>SPEEDD Runtime Architecture</w:t>
        </w:r>
        <w:r>
          <w:rPr>
            <w:noProof/>
            <w:webHidden/>
          </w:rPr>
          <w:tab/>
        </w:r>
        <w:r>
          <w:rPr>
            <w:noProof/>
            <w:webHidden/>
          </w:rPr>
          <w:fldChar w:fldCharType="begin"/>
        </w:r>
        <w:r>
          <w:rPr>
            <w:noProof/>
            <w:webHidden/>
          </w:rPr>
          <w:instrText xml:space="preserve"> PAGEREF _Toc402095428 \h </w:instrText>
        </w:r>
        <w:r>
          <w:rPr>
            <w:noProof/>
            <w:webHidden/>
          </w:rPr>
        </w:r>
        <w:r>
          <w:rPr>
            <w:noProof/>
            <w:webHidden/>
          </w:rPr>
          <w:fldChar w:fldCharType="separate"/>
        </w:r>
        <w:r w:rsidR="008A5D49">
          <w:rPr>
            <w:noProof/>
            <w:webHidden/>
          </w:rPr>
          <w:t>12</w:t>
        </w:r>
        <w:r>
          <w:rPr>
            <w:noProof/>
            <w:webHidden/>
          </w:rPr>
          <w:fldChar w:fldCharType="end"/>
        </w:r>
      </w:hyperlink>
    </w:p>
    <w:p w:rsidR="00B0617E" w:rsidRDefault="00B0617E">
      <w:pPr>
        <w:pStyle w:val="TOC3"/>
        <w:tabs>
          <w:tab w:val="left" w:pos="1320"/>
          <w:tab w:val="right" w:leader="dot" w:pos="9350"/>
        </w:tabs>
        <w:rPr>
          <w:noProof/>
          <w:lang w:eastAsia="en-US" w:bidi="he-IL"/>
        </w:rPr>
      </w:pPr>
      <w:hyperlink w:anchor="_Toc402095429" w:history="1">
        <w:r w:rsidRPr="00DD2AE9">
          <w:rPr>
            <w:rStyle w:val="Hyperlink"/>
            <w:noProof/>
          </w:rPr>
          <w:t>2.4.1</w:t>
        </w:r>
        <w:r>
          <w:rPr>
            <w:noProof/>
            <w:lang w:eastAsia="en-US" w:bidi="he-IL"/>
          </w:rPr>
          <w:tab/>
        </w:r>
        <w:r w:rsidRPr="00DD2AE9">
          <w:rPr>
            <w:rStyle w:val="Hyperlink"/>
            <w:noProof/>
          </w:rPr>
          <w:t>Event Bus</w:t>
        </w:r>
        <w:r>
          <w:rPr>
            <w:noProof/>
            <w:webHidden/>
          </w:rPr>
          <w:tab/>
        </w:r>
        <w:r>
          <w:rPr>
            <w:noProof/>
            <w:webHidden/>
          </w:rPr>
          <w:fldChar w:fldCharType="begin"/>
        </w:r>
        <w:r>
          <w:rPr>
            <w:noProof/>
            <w:webHidden/>
          </w:rPr>
          <w:instrText xml:space="preserve"> PAGEREF _Toc402095429 \h </w:instrText>
        </w:r>
        <w:r>
          <w:rPr>
            <w:noProof/>
            <w:webHidden/>
          </w:rPr>
        </w:r>
        <w:r>
          <w:rPr>
            <w:noProof/>
            <w:webHidden/>
          </w:rPr>
          <w:fldChar w:fldCharType="separate"/>
        </w:r>
        <w:r w:rsidR="008A5D49">
          <w:rPr>
            <w:noProof/>
            <w:webHidden/>
          </w:rPr>
          <w:t>14</w:t>
        </w:r>
        <w:r>
          <w:rPr>
            <w:noProof/>
            <w:webHidden/>
          </w:rPr>
          <w:fldChar w:fldCharType="end"/>
        </w:r>
      </w:hyperlink>
    </w:p>
    <w:p w:rsidR="00B0617E" w:rsidRDefault="00B0617E">
      <w:pPr>
        <w:pStyle w:val="TOC3"/>
        <w:tabs>
          <w:tab w:val="left" w:pos="1320"/>
          <w:tab w:val="right" w:leader="dot" w:pos="9350"/>
        </w:tabs>
        <w:rPr>
          <w:noProof/>
          <w:lang w:eastAsia="en-US" w:bidi="he-IL"/>
        </w:rPr>
      </w:pPr>
      <w:hyperlink w:anchor="_Toc402095430" w:history="1">
        <w:r w:rsidRPr="00DD2AE9">
          <w:rPr>
            <w:rStyle w:val="Hyperlink"/>
            <w:noProof/>
          </w:rPr>
          <w:t>2.4.2</w:t>
        </w:r>
        <w:r>
          <w:rPr>
            <w:noProof/>
            <w:lang w:eastAsia="en-US" w:bidi="he-IL"/>
          </w:rPr>
          <w:tab/>
        </w:r>
        <w:r w:rsidRPr="00DD2AE9">
          <w:rPr>
            <w:rStyle w:val="Hyperlink"/>
            <w:noProof/>
          </w:rPr>
          <w:t>Event/Data Providers</w:t>
        </w:r>
        <w:r>
          <w:rPr>
            <w:noProof/>
            <w:webHidden/>
          </w:rPr>
          <w:tab/>
        </w:r>
        <w:r>
          <w:rPr>
            <w:noProof/>
            <w:webHidden/>
          </w:rPr>
          <w:fldChar w:fldCharType="begin"/>
        </w:r>
        <w:r>
          <w:rPr>
            <w:noProof/>
            <w:webHidden/>
          </w:rPr>
          <w:instrText xml:space="preserve"> PAGEREF _Toc402095430 \h </w:instrText>
        </w:r>
        <w:r>
          <w:rPr>
            <w:noProof/>
            <w:webHidden/>
          </w:rPr>
        </w:r>
        <w:r>
          <w:rPr>
            <w:noProof/>
            <w:webHidden/>
          </w:rPr>
          <w:fldChar w:fldCharType="separate"/>
        </w:r>
        <w:r w:rsidR="008A5D49">
          <w:rPr>
            <w:noProof/>
            <w:webHidden/>
          </w:rPr>
          <w:t>16</w:t>
        </w:r>
        <w:r>
          <w:rPr>
            <w:noProof/>
            <w:webHidden/>
          </w:rPr>
          <w:fldChar w:fldCharType="end"/>
        </w:r>
      </w:hyperlink>
    </w:p>
    <w:p w:rsidR="00B0617E" w:rsidRDefault="00B0617E">
      <w:pPr>
        <w:pStyle w:val="TOC3"/>
        <w:tabs>
          <w:tab w:val="left" w:pos="1320"/>
          <w:tab w:val="right" w:leader="dot" w:pos="9350"/>
        </w:tabs>
        <w:rPr>
          <w:noProof/>
          <w:lang w:eastAsia="en-US" w:bidi="he-IL"/>
        </w:rPr>
      </w:pPr>
      <w:hyperlink w:anchor="_Toc402095431" w:history="1">
        <w:r w:rsidRPr="00DD2AE9">
          <w:rPr>
            <w:rStyle w:val="Hyperlink"/>
            <w:noProof/>
          </w:rPr>
          <w:t>2.4.3</w:t>
        </w:r>
        <w:r>
          <w:rPr>
            <w:noProof/>
            <w:lang w:eastAsia="en-US" w:bidi="he-IL"/>
          </w:rPr>
          <w:tab/>
        </w:r>
        <w:r w:rsidRPr="00DD2AE9">
          <w:rPr>
            <w:rStyle w:val="Hyperlink"/>
            <w:noProof/>
          </w:rPr>
          <w:t>Action Consumption – Actuators/Connectors</w:t>
        </w:r>
        <w:r>
          <w:rPr>
            <w:noProof/>
            <w:webHidden/>
          </w:rPr>
          <w:tab/>
        </w:r>
        <w:r>
          <w:rPr>
            <w:noProof/>
            <w:webHidden/>
          </w:rPr>
          <w:fldChar w:fldCharType="begin"/>
        </w:r>
        <w:r>
          <w:rPr>
            <w:noProof/>
            <w:webHidden/>
          </w:rPr>
          <w:instrText xml:space="preserve"> PAGEREF _Toc402095431 \h </w:instrText>
        </w:r>
        <w:r>
          <w:rPr>
            <w:noProof/>
            <w:webHidden/>
          </w:rPr>
        </w:r>
        <w:r>
          <w:rPr>
            <w:noProof/>
            <w:webHidden/>
          </w:rPr>
          <w:fldChar w:fldCharType="separate"/>
        </w:r>
        <w:r w:rsidR="008A5D49">
          <w:rPr>
            <w:noProof/>
            <w:webHidden/>
          </w:rPr>
          <w:t>17</w:t>
        </w:r>
        <w:r>
          <w:rPr>
            <w:noProof/>
            <w:webHidden/>
          </w:rPr>
          <w:fldChar w:fldCharType="end"/>
        </w:r>
      </w:hyperlink>
    </w:p>
    <w:p w:rsidR="00B0617E" w:rsidRDefault="00B0617E">
      <w:pPr>
        <w:pStyle w:val="TOC3"/>
        <w:tabs>
          <w:tab w:val="left" w:pos="1320"/>
          <w:tab w:val="right" w:leader="dot" w:pos="9350"/>
        </w:tabs>
        <w:rPr>
          <w:noProof/>
          <w:lang w:eastAsia="en-US" w:bidi="he-IL"/>
        </w:rPr>
      </w:pPr>
      <w:hyperlink w:anchor="_Toc402095432" w:history="1">
        <w:r w:rsidRPr="00DD2AE9">
          <w:rPr>
            <w:rStyle w:val="Hyperlink"/>
            <w:noProof/>
          </w:rPr>
          <w:t>2.4.4</w:t>
        </w:r>
        <w:r>
          <w:rPr>
            <w:noProof/>
            <w:lang w:eastAsia="en-US" w:bidi="he-IL"/>
          </w:rPr>
          <w:tab/>
        </w:r>
        <w:r w:rsidRPr="00DD2AE9">
          <w:rPr>
            <w:rStyle w:val="Hyperlink"/>
            <w:noProof/>
          </w:rPr>
          <w:t>Complex Event Processor</w:t>
        </w:r>
        <w:r>
          <w:rPr>
            <w:noProof/>
            <w:webHidden/>
          </w:rPr>
          <w:tab/>
        </w:r>
        <w:r>
          <w:rPr>
            <w:noProof/>
            <w:webHidden/>
          </w:rPr>
          <w:fldChar w:fldCharType="begin"/>
        </w:r>
        <w:r>
          <w:rPr>
            <w:noProof/>
            <w:webHidden/>
          </w:rPr>
          <w:instrText xml:space="preserve"> PAGEREF _Toc402095432 \h </w:instrText>
        </w:r>
        <w:r>
          <w:rPr>
            <w:noProof/>
            <w:webHidden/>
          </w:rPr>
        </w:r>
        <w:r>
          <w:rPr>
            <w:noProof/>
            <w:webHidden/>
          </w:rPr>
          <w:fldChar w:fldCharType="separate"/>
        </w:r>
        <w:r w:rsidR="008A5D49">
          <w:rPr>
            <w:noProof/>
            <w:webHidden/>
          </w:rPr>
          <w:t>18</w:t>
        </w:r>
        <w:r>
          <w:rPr>
            <w:noProof/>
            <w:webHidden/>
          </w:rPr>
          <w:fldChar w:fldCharType="end"/>
        </w:r>
      </w:hyperlink>
    </w:p>
    <w:p w:rsidR="00B0617E" w:rsidRDefault="00B0617E">
      <w:pPr>
        <w:pStyle w:val="TOC3"/>
        <w:tabs>
          <w:tab w:val="left" w:pos="1320"/>
          <w:tab w:val="right" w:leader="dot" w:pos="9350"/>
        </w:tabs>
        <w:rPr>
          <w:noProof/>
          <w:lang w:eastAsia="en-US" w:bidi="he-IL"/>
        </w:rPr>
      </w:pPr>
      <w:hyperlink w:anchor="_Toc402095433" w:history="1">
        <w:r w:rsidRPr="00DD2AE9">
          <w:rPr>
            <w:rStyle w:val="Hyperlink"/>
            <w:noProof/>
          </w:rPr>
          <w:t>2.4.5</w:t>
        </w:r>
        <w:r>
          <w:rPr>
            <w:noProof/>
            <w:lang w:eastAsia="en-US" w:bidi="he-IL"/>
          </w:rPr>
          <w:tab/>
        </w:r>
        <w:r w:rsidRPr="00DD2AE9">
          <w:rPr>
            <w:rStyle w:val="Hyperlink"/>
            <w:noProof/>
          </w:rPr>
          <w:t>Decision Making</w:t>
        </w:r>
        <w:r>
          <w:rPr>
            <w:noProof/>
            <w:webHidden/>
          </w:rPr>
          <w:tab/>
        </w:r>
        <w:r>
          <w:rPr>
            <w:noProof/>
            <w:webHidden/>
          </w:rPr>
          <w:fldChar w:fldCharType="begin"/>
        </w:r>
        <w:r>
          <w:rPr>
            <w:noProof/>
            <w:webHidden/>
          </w:rPr>
          <w:instrText xml:space="preserve"> PAGEREF _Toc402095433 \h </w:instrText>
        </w:r>
        <w:r>
          <w:rPr>
            <w:noProof/>
            <w:webHidden/>
          </w:rPr>
        </w:r>
        <w:r>
          <w:rPr>
            <w:noProof/>
            <w:webHidden/>
          </w:rPr>
          <w:fldChar w:fldCharType="separate"/>
        </w:r>
        <w:r w:rsidR="008A5D49">
          <w:rPr>
            <w:noProof/>
            <w:webHidden/>
          </w:rPr>
          <w:t>23</w:t>
        </w:r>
        <w:r>
          <w:rPr>
            <w:noProof/>
            <w:webHidden/>
          </w:rPr>
          <w:fldChar w:fldCharType="end"/>
        </w:r>
      </w:hyperlink>
    </w:p>
    <w:p w:rsidR="00B0617E" w:rsidRDefault="00B0617E">
      <w:pPr>
        <w:pStyle w:val="TOC3"/>
        <w:tabs>
          <w:tab w:val="left" w:pos="1320"/>
          <w:tab w:val="right" w:leader="dot" w:pos="9350"/>
        </w:tabs>
        <w:rPr>
          <w:noProof/>
          <w:lang w:eastAsia="en-US" w:bidi="he-IL"/>
        </w:rPr>
      </w:pPr>
      <w:hyperlink w:anchor="_Toc402095434" w:history="1">
        <w:r w:rsidRPr="00DD2AE9">
          <w:rPr>
            <w:rStyle w:val="Hyperlink"/>
            <w:noProof/>
          </w:rPr>
          <w:t>2.4.6</w:t>
        </w:r>
        <w:r>
          <w:rPr>
            <w:noProof/>
            <w:lang w:eastAsia="en-US" w:bidi="he-IL"/>
          </w:rPr>
          <w:tab/>
        </w:r>
        <w:r w:rsidRPr="00DD2AE9">
          <w:rPr>
            <w:rStyle w:val="Hyperlink"/>
            <w:noProof/>
          </w:rPr>
          <w:t>Dashboard application</w:t>
        </w:r>
        <w:r>
          <w:rPr>
            <w:noProof/>
            <w:webHidden/>
          </w:rPr>
          <w:tab/>
        </w:r>
        <w:r>
          <w:rPr>
            <w:noProof/>
            <w:webHidden/>
          </w:rPr>
          <w:fldChar w:fldCharType="begin"/>
        </w:r>
        <w:r>
          <w:rPr>
            <w:noProof/>
            <w:webHidden/>
          </w:rPr>
          <w:instrText xml:space="preserve"> PAGEREF _Toc402095434 \h </w:instrText>
        </w:r>
        <w:r>
          <w:rPr>
            <w:noProof/>
            <w:webHidden/>
          </w:rPr>
        </w:r>
        <w:r>
          <w:rPr>
            <w:noProof/>
            <w:webHidden/>
          </w:rPr>
          <w:fldChar w:fldCharType="separate"/>
        </w:r>
        <w:r w:rsidR="008A5D49">
          <w:rPr>
            <w:noProof/>
            <w:webHidden/>
          </w:rPr>
          <w:t>24</w:t>
        </w:r>
        <w:r>
          <w:rPr>
            <w:noProof/>
            <w:webHidden/>
          </w:rPr>
          <w:fldChar w:fldCharType="end"/>
        </w:r>
      </w:hyperlink>
    </w:p>
    <w:p w:rsidR="00B0617E" w:rsidRDefault="00B0617E">
      <w:pPr>
        <w:pStyle w:val="TOC3"/>
        <w:tabs>
          <w:tab w:val="left" w:pos="1320"/>
          <w:tab w:val="right" w:leader="dot" w:pos="9350"/>
        </w:tabs>
        <w:rPr>
          <w:noProof/>
          <w:lang w:eastAsia="en-US" w:bidi="he-IL"/>
        </w:rPr>
      </w:pPr>
      <w:hyperlink w:anchor="_Toc402095435" w:history="1">
        <w:r w:rsidRPr="00DD2AE9">
          <w:rPr>
            <w:rStyle w:val="Hyperlink"/>
            <w:noProof/>
          </w:rPr>
          <w:t>2.4.7</w:t>
        </w:r>
        <w:r>
          <w:rPr>
            <w:noProof/>
            <w:lang w:eastAsia="en-US" w:bidi="he-IL"/>
          </w:rPr>
          <w:tab/>
        </w:r>
        <w:r w:rsidRPr="00DD2AE9">
          <w:rPr>
            <w:rStyle w:val="Hyperlink"/>
            <w:noProof/>
          </w:rPr>
          <w:t>Scalable aggregation mechanisms</w:t>
        </w:r>
        <w:r>
          <w:rPr>
            <w:noProof/>
            <w:webHidden/>
          </w:rPr>
          <w:tab/>
        </w:r>
        <w:r>
          <w:rPr>
            <w:noProof/>
            <w:webHidden/>
          </w:rPr>
          <w:fldChar w:fldCharType="begin"/>
        </w:r>
        <w:r>
          <w:rPr>
            <w:noProof/>
            <w:webHidden/>
          </w:rPr>
          <w:instrText xml:space="preserve"> PAGEREF _Toc402095435 \h </w:instrText>
        </w:r>
        <w:r>
          <w:rPr>
            <w:noProof/>
            <w:webHidden/>
          </w:rPr>
        </w:r>
        <w:r>
          <w:rPr>
            <w:noProof/>
            <w:webHidden/>
          </w:rPr>
          <w:fldChar w:fldCharType="separate"/>
        </w:r>
        <w:r w:rsidR="008A5D49">
          <w:rPr>
            <w:noProof/>
            <w:webHidden/>
          </w:rPr>
          <w:t>27</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36" w:history="1">
        <w:r w:rsidRPr="00DD2AE9">
          <w:rPr>
            <w:rStyle w:val="Hyperlink"/>
            <w:noProof/>
          </w:rPr>
          <w:t>2.5</w:t>
        </w:r>
        <w:r>
          <w:rPr>
            <w:noProof/>
            <w:lang w:eastAsia="en-US" w:bidi="he-IL"/>
          </w:rPr>
          <w:tab/>
        </w:r>
        <w:r w:rsidRPr="00DD2AE9">
          <w:rPr>
            <w:rStyle w:val="Hyperlink"/>
            <w:noProof/>
          </w:rPr>
          <w:t>Design-Time Architecture</w:t>
        </w:r>
        <w:r>
          <w:rPr>
            <w:noProof/>
            <w:webHidden/>
          </w:rPr>
          <w:tab/>
        </w:r>
        <w:r>
          <w:rPr>
            <w:noProof/>
            <w:webHidden/>
          </w:rPr>
          <w:fldChar w:fldCharType="begin"/>
        </w:r>
        <w:r>
          <w:rPr>
            <w:noProof/>
            <w:webHidden/>
          </w:rPr>
          <w:instrText xml:space="preserve"> PAGEREF _Toc402095436 \h </w:instrText>
        </w:r>
        <w:r>
          <w:rPr>
            <w:noProof/>
            <w:webHidden/>
          </w:rPr>
        </w:r>
        <w:r>
          <w:rPr>
            <w:noProof/>
            <w:webHidden/>
          </w:rPr>
          <w:fldChar w:fldCharType="separate"/>
        </w:r>
        <w:r w:rsidR="008A5D49">
          <w:rPr>
            <w:noProof/>
            <w:webHidden/>
          </w:rPr>
          <w:t>27</w:t>
        </w:r>
        <w:r>
          <w:rPr>
            <w:noProof/>
            <w:webHidden/>
          </w:rPr>
          <w:fldChar w:fldCharType="end"/>
        </w:r>
      </w:hyperlink>
    </w:p>
    <w:p w:rsidR="00B0617E" w:rsidRDefault="00B0617E">
      <w:pPr>
        <w:pStyle w:val="TOC3"/>
        <w:tabs>
          <w:tab w:val="left" w:pos="1320"/>
          <w:tab w:val="right" w:leader="dot" w:pos="9350"/>
        </w:tabs>
        <w:rPr>
          <w:noProof/>
          <w:lang w:eastAsia="en-US" w:bidi="he-IL"/>
        </w:rPr>
      </w:pPr>
      <w:hyperlink w:anchor="_Toc402095437" w:history="1">
        <w:r w:rsidRPr="00DD2AE9">
          <w:rPr>
            <w:rStyle w:val="Hyperlink"/>
            <w:noProof/>
          </w:rPr>
          <w:t>2.5.1</w:t>
        </w:r>
        <w:r>
          <w:rPr>
            <w:noProof/>
            <w:lang w:eastAsia="en-US" w:bidi="he-IL"/>
          </w:rPr>
          <w:tab/>
        </w:r>
        <w:r w:rsidRPr="00DD2AE9">
          <w:rPr>
            <w:rStyle w:val="Hyperlink"/>
            <w:noProof/>
          </w:rPr>
          <w:t>Event Pattern Mining</w:t>
        </w:r>
        <w:r>
          <w:rPr>
            <w:noProof/>
            <w:webHidden/>
          </w:rPr>
          <w:tab/>
        </w:r>
        <w:r>
          <w:rPr>
            <w:noProof/>
            <w:webHidden/>
          </w:rPr>
          <w:fldChar w:fldCharType="begin"/>
        </w:r>
        <w:r>
          <w:rPr>
            <w:noProof/>
            <w:webHidden/>
          </w:rPr>
          <w:instrText xml:space="preserve"> PAGEREF _Toc402095437 \h </w:instrText>
        </w:r>
        <w:r>
          <w:rPr>
            <w:noProof/>
            <w:webHidden/>
          </w:rPr>
        </w:r>
        <w:r>
          <w:rPr>
            <w:noProof/>
            <w:webHidden/>
          </w:rPr>
          <w:fldChar w:fldCharType="separate"/>
        </w:r>
        <w:r w:rsidR="008A5D49">
          <w:rPr>
            <w:noProof/>
            <w:webHidden/>
          </w:rPr>
          <w:t>28</w:t>
        </w:r>
        <w:r>
          <w:rPr>
            <w:noProof/>
            <w:webHidden/>
          </w:rPr>
          <w:fldChar w:fldCharType="end"/>
        </w:r>
      </w:hyperlink>
    </w:p>
    <w:p w:rsidR="00B0617E" w:rsidRDefault="00B0617E">
      <w:pPr>
        <w:pStyle w:val="TOC3"/>
        <w:tabs>
          <w:tab w:val="left" w:pos="1320"/>
          <w:tab w:val="right" w:leader="dot" w:pos="9350"/>
        </w:tabs>
        <w:rPr>
          <w:noProof/>
          <w:lang w:eastAsia="en-US" w:bidi="he-IL"/>
        </w:rPr>
      </w:pPr>
      <w:hyperlink w:anchor="_Toc402095438" w:history="1">
        <w:r w:rsidRPr="00DD2AE9">
          <w:rPr>
            <w:rStyle w:val="Hyperlink"/>
            <w:noProof/>
          </w:rPr>
          <w:t>2.5.2</w:t>
        </w:r>
        <w:r>
          <w:rPr>
            <w:noProof/>
            <w:lang w:eastAsia="en-US" w:bidi="he-IL"/>
          </w:rPr>
          <w:tab/>
        </w:r>
        <w:r w:rsidRPr="00DD2AE9">
          <w:rPr>
            <w:rStyle w:val="Hyperlink"/>
            <w:noProof/>
          </w:rPr>
          <w:t>Authoring of CEP Rules</w:t>
        </w:r>
        <w:r>
          <w:rPr>
            <w:noProof/>
            <w:webHidden/>
          </w:rPr>
          <w:tab/>
        </w:r>
        <w:r>
          <w:rPr>
            <w:noProof/>
            <w:webHidden/>
          </w:rPr>
          <w:fldChar w:fldCharType="begin"/>
        </w:r>
        <w:r>
          <w:rPr>
            <w:noProof/>
            <w:webHidden/>
          </w:rPr>
          <w:instrText xml:space="preserve"> PAGEREF _Toc402095438 \h </w:instrText>
        </w:r>
        <w:r>
          <w:rPr>
            <w:noProof/>
            <w:webHidden/>
          </w:rPr>
        </w:r>
        <w:r>
          <w:rPr>
            <w:noProof/>
            <w:webHidden/>
          </w:rPr>
          <w:fldChar w:fldCharType="separate"/>
        </w:r>
        <w:r w:rsidR="008A5D49">
          <w:rPr>
            <w:noProof/>
            <w:webHidden/>
          </w:rPr>
          <w:t>28</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39" w:history="1">
        <w:r w:rsidRPr="00DD2AE9">
          <w:rPr>
            <w:rStyle w:val="Hyperlink"/>
            <w:noProof/>
          </w:rPr>
          <w:t>2.6</w:t>
        </w:r>
        <w:r>
          <w:rPr>
            <w:noProof/>
            <w:lang w:eastAsia="en-US" w:bidi="he-IL"/>
          </w:rPr>
          <w:tab/>
        </w:r>
        <w:r w:rsidRPr="00DD2AE9">
          <w:rPr>
            <w:rStyle w:val="Hyperlink"/>
            <w:noProof/>
          </w:rPr>
          <w:t>Integration – APIs and Data Formats</w:t>
        </w:r>
        <w:r>
          <w:rPr>
            <w:noProof/>
            <w:webHidden/>
          </w:rPr>
          <w:tab/>
        </w:r>
        <w:r>
          <w:rPr>
            <w:noProof/>
            <w:webHidden/>
          </w:rPr>
          <w:fldChar w:fldCharType="begin"/>
        </w:r>
        <w:r>
          <w:rPr>
            <w:noProof/>
            <w:webHidden/>
          </w:rPr>
          <w:instrText xml:space="preserve"> PAGEREF _Toc402095439 \h </w:instrText>
        </w:r>
        <w:r>
          <w:rPr>
            <w:noProof/>
            <w:webHidden/>
          </w:rPr>
        </w:r>
        <w:r>
          <w:rPr>
            <w:noProof/>
            <w:webHidden/>
          </w:rPr>
          <w:fldChar w:fldCharType="separate"/>
        </w:r>
        <w:r w:rsidR="008A5D49">
          <w:rPr>
            <w:noProof/>
            <w:webHidden/>
          </w:rPr>
          <w:t>29</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40" w:history="1">
        <w:r w:rsidRPr="00DD2AE9">
          <w:rPr>
            <w:rStyle w:val="Hyperlink"/>
            <w:noProof/>
          </w:rPr>
          <w:t>2.7</w:t>
        </w:r>
        <w:r>
          <w:rPr>
            <w:noProof/>
            <w:lang w:eastAsia="en-US" w:bidi="he-IL"/>
          </w:rPr>
          <w:tab/>
        </w:r>
        <w:r w:rsidRPr="00DD2AE9">
          <w:rPr>
            <w:rStyle w:val="Hyperlink"/>
            <w:noProof/>
          </w:rPr>
          <w:t>Deployment Architecture</w:t>
        </w:r>
        <w:r>
          <w:rPr>
            <w:noProof/>
            <w:webHidden/>
          </w:rPr>
          <w:tab/>
        </w:r>
        <w:r>
          <w:rPr>
            <w:noProof/>
            <w:webHidden/>
          </w:rPr>
          <w:fldChar w:fldCharType="begin"/>
        </w:r>
        <w:r>
          <w:rPr>
            <w:noProof/>
            <w:webHidden/>
          </w:rPr>
          <w:instrText xml:space="preserve"> PAGEREF _Toc402095440 \h </w:instrText>
        </w:r>
        <w:r>
          <w:rPr>
            <w:noProof/>
            <w:webHidden/>
          </w:rPr>
        </w:r>
        <w:r>
          <w:rPr>
            <w:noProof/>
            <w:webHidden/>
          </w:rPr>
          <w:fldChar w:fldCharType="separate"/>
        </w:r>
        <w:r w:rsidR="008A5D49">
          <w:rPr>
            <w:noProof/>
            <w:webHidden/>
          </w:rPr>
          <w:t>30</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41" w:history="1">
        <w:r w:rsidRPr="00DD2AE9">
          <w:rPr>
            <w:rStyle w:val="Hyperlink"/>
            <w:noProof/>
          </w:rPr>
          <w:t>2.8</w:t>
        </w:r>
        <w:r>
          <w:rPr>
            <w:noProof/>
            <w:lang w:eastAsia="en-US" w:bidi="he-IL"/>
          </w:rPr>
          <w:tab/>
        </w:r>
        <w:r w:rsidRPr="00DD2AE9">
          <w:rPr>
            <w:rStyle w:val="Hyperlink"/>
            <w:noProof/>
          </w:rPr>
          <w:t>Non-Functional Aspects</w:t>
        </w:r>
        <w:r>
          <w:rPr>
            <w:noProof/>
            <w:webHidden/>
          </w:rPr>
          <w:tab/>
        </w:r>
        <w:r>
          <w:rPr>
            <w:noProof/>
            <w:webHidden/>
          </w:rPr>
          <w:fldChar w:fldCharType="begin"/>
        </w:r>
        <w:r>
          <w:rPr>
            <w:noProof/>
            <w:webHidden/>
          </w:rPr>
          <w:instrText xml:space="preserve"> PAGEREF _Toc402095441 \h </w:instrText>
        </w:r>
        <w:r>
          <w:rPr>
            <w:noProof/>
            <w:webHidden/>
          </w:rPr>
        </w:r>
        <w:r>
          <w:rPr>
            <w:noProof/>
            <w:webHidden/>
          </w:rPr>
          <w:fldChar w:fldCharType="separate"/>
        </w:r>
        <w:r w:rsidR="008A5D49">
          <w:rPr>
            <w:noProof/>
            <w:webHidden/>
          </w:rPr>
          <w:t>31</w:t>
        </w:r>
        <w:r>
          <w:rPr>
            <w:noProof/>
            <w:webHidden/>
          </w:rPr>
          <w:fldChar w:fldCharType="end"/>
        </w:r>
      </w:hyperlink>
    </w:p>
    <w:p w:rsidR="00B0617E" w:rsidRDefault="00B0617E">
      <w:pPr>
        <w:pStyle w:val="TOC3"/>
        <w:tabs>
          <w:tab w:val="left" w:pos="1320"/>
          <w:tab w:val="right" w:leader="dot" w:pos="9350"/>
        </w:tabs>
        <w:rPr>
          <w:noProof/>
          <w:lang w:eastAsia="en-US" w:bidi="he-IL"/>
        </w:rPr>
      </w:pPr>
      <w:hyperlink w:anchor="_Toc402095442" w:history="1">
        <w:r w:rsidRPr="00DD2AE9">
          <w:rPr>
            <w:rStyle w:val="Hyperlink"/>
            <w:noProof/>
          </w:rPr>
          <w:t>2.8.1</w:t>
        </w:r>
        <w:r>
          <w:rPr>
            <w:noProof/>
            <w:lang w:eastAsia="en-US" w:bidi="he-IL"/>
          </w:rPr>
          <w:tab/>
        </w:r>
        <w:r w:rsidRPr="00DD2AE9">
          <w:rPr>
            <w:rStyle w:val="Hyperlink"/>
            <w:noProof/>
          </w:rPr>
          <w:t>Scalability</w:t>
        </w:r>
        <w:r>
          <w:rPr>
            <w:noProof/>
            <w:webHidden/>
          </w:rPr>
          <w:tab/>
        </w:r>
        <w:r>
          <w:rPr>
            <w:noProof/>
            <w:webHidden/>
          </w:rPr>
          <w:fldChar w:fldCharType="begin"/>
        </w:r>
        <w:r>
          <w:rPr>
            <w:noProof/>
            <w:webHidden/>
          </w:rPr>
          <w:instrText xml:space="preserve"> PAGEREF _Toc402095442 \h </w:instrText>
        </w:r>
        <w:r>
          <w:rPr>
            <w:noProof/>
            <w:webHidden/>
          </w:rPr>
        </w:r>
        <w:r>
          <w:rPr>
            <w:noProof/>
            <w:webHidden/>
          </w:rPr>
          <w:fldChar w:fldCharType="separate"/>
        </w:r>
        <w:r w:rsidR="008A5D49">
          <w:rPr>
            <w:noProof/>
            <w:webHidden/>
          </w:rPr>
          <w:t>31</w:t>
        </w:r>
        <w:r>
          <w:rPr>
            <w:noProof/>
            <w:webHidden/>
          </w:rPr>
          <w:fldChar w:fldCharType="end"/>
        </w:r>
      </w:hyperlink>
    </w:p>
    <w:p w:rsidR="00B0617E" w:rsidRDefault="00B0617E">
      <w:pPr>
        <w:pStyle w:val="TOC3"/>
        <w:tabs>
          <w:tab w:val="left" w:pos="1320"/>
          <w:tab w:val="right" w:leader="dot" w:pos="9350"/>
        </w:tabs>
        <w:rPr>
          <w:noProof/>
          <w:lang w:eastAsia="en-US" w:bidi="he-IL"/>
        </w:rPr>
      </w:pPr>
      <w:hyperlink w:anchor="_Toc402095443" w:history="1">
        <w:r w:rsidRPr="00DD2AE9">
          <w:rPr>
            <w:rStyle w:val="Hyperlink"/>
            <w:noProof/>
          </w:rPr>
          <w:t>2.8.2</w:t>
        </w:r>
        <w:r>
          <w:rPr>
            <w:noProof/>
            <w:lang w:eastAsia="en-US" w:bidi="he-IL"/>
          </w:rPr>
          <w:tab/>
        </w:r>
        <w:r w:rsidRPr="00DD2AE9">
          <w:rPr>
            <w:rStyle w:val="Hyperlink"/>
            <w:noProof/>
          </w:rPr>
          <w:t>Fault Tolerance</w:t>
        </w:r>
        <w:r>
          <w:rPr>
            <w:noProof/>
            <w:webHidden/>
          </w:rPr>
          <w:tab/>
        </w:r>
        <w:r>
          <w:rPr>
            <w:noProof/>
            <w:webHidden/>
          </w:rPr>
          <w:fldChar w:fldCharType="begin"/>
        </w:r>
        <w:r>
          <w:rPr>
            <w:noProof/>
            <w:webHidden/>
          </w:rPr>
          <w:instrText xml:space="preserve"> PAGEREF _Toc402095443 \h </w:instrText>
        </w:r>
        <w:r>
          <w:rPr>
            <w:noProof/>
            <w:webHidden/>
          </w:rPr>
        </w:r>
        <w:r>
          <w:rPr>
            <w:noProof/>
            <w:webHidden/>
          </w:rPr>
          <w:fldChar w:fldCharType="separate"/>
        </w:r>
        <w:r w:rsidR="008A5D49">
          <w:rPr>
            <w:noProof/>
            <w:webHidden/>
          </w:rPr>
          <w:t>31</w:t>
        </w:r>
        <w:r>
          <w:rPr>
            <w:noProof/>
            <w:webHidden/>
          </w:rPr>
          <w:fldChar w:fldCharType="end"/>
        </w:r>
      </w:hyperlink>
    </w:p>
    <w:p w:rsidR="00B0617E" w:rsidRDefault="00B0617E">
      <w:pPr>
        <w:pStyle w:val="TOC3"/>
        <w:tabs>
          <w:tab w:val="left" w:pos="1320"/>
          <w:tab w:val="right" w:leader="dot" w:pos="9350"/>
        </w:tabs>
        <w:rPr>
          <w:noProof/>
          <w:lang w:eastAsia="en-US" w:bidi="he-IL"/>
        </w:rPr>
      </w:pPr>
      <w:hyperlink w:anchor="_Toc402095444" w:history="1">
        <w:r w:rsidRPr="00DD2AE9">
          <w:rPr>
            <w:rStyle w:val="Hyperlink"/>
            <w:noProof/>
          </w:rPr>
          <w:t>2.8.3</w:t>
        </w:r>
        <w:r>
          <w:rPr>
            <w:noProof/>
            <w:lang w:eastAsia="en-US" w:bidi="he-IL"/>
          </w:rPr>
          <w:tab/>
        </w:r>
        <w:r w:rsidRPr="00DD2AE9">
          <w:rPr>
            <w:rStyle w:val="Hyperlink"/>
            <w:noProof/>
          </w:rPr>
          <w:t>Testability</w:t>
        </w:r>
        <w:r>
          <w:rPr>
            <w:noProof/>
            <w:webHidden/>
          </w:rPr>
          <w:tab/>
        </w:r>
        <w:r>
          <w:rPr>
            <w:noProof/>
            <w:webHidden/>
          </w:rPr>
          <w:fldChar w:fldCharType="begin"/>
        </w:r>
        <w:r>
          <w:rPr>
            <w:noProof/>
            <w:webHidden/>
          </w:rPr>
          <w:instrText xml:space="preserve"> PAGEREF _Toc402095444 \h </w:instrText>
        </w:r>
        <w:r>
          <w:rPr>
            <w:noProof/>
            <w:webHidden/>
          </w:rPr>
        </w:r>
        <w:r>
          <w:rPr>
            <w:noProof/>
            <w:webHidden/>
          </w:rPr>
          <w:fldChar w:fldCharType="separate"/>
        </w:r>
        <w:r w:rsidR="008A5D49">
          <w:rPr>
            <w:noProof/>
            <w:webHidden/>
          </w:rPr>
          <w:t>31</w:t>
        </w:r>
        <w:r>
          <w:rPr>
            <w:noProof/>
            <w:webHidden/>
          </w:rPr>
          <w:fldChar w:fldCharType="end"/>
        </w:r>
      </w:hyperlink>
    </w:p>
    <w:p w:rsidR="00B0617E" w:rsidRDefault="00B0617E">
      <w:pPr>
        <w:pStyle w:val="TOC1"/>
        <w:tabs>
          <w:tab w:val="left" w:pos="440"/>
          <w:tab w:val="right" w:leader="dot" w:pos="9350"/>
        </w:tabs>
        <w:rPr>
          <w:noProof/>
          <w:lang w:eastAsia="en-US" w:bidi="he-IL"/>
        </w:rPr>
      </w:pPr>
      <w:hyperlink w:anchor="_Toc402095445" w:history="1">
        <w:r w:rsidRPr="00DD2AE9">
          <w:rPr>
            <w:rStyle w:val="Hyperlink"/>
            <w:noProof/>
          </w:rPr>
          <w:t>3</w:t>
        </w:r>
        <w:r>
          <w:rPr>
            <w:noProof/>
            <w:lang w:eastAsia="en-US" w:bidi="he-IL"/>
          </w:rPr>
          <w:tab/>
        </w:r>
        <w:r w:rsidRPr="00DD2AE9">
          <w:rPr>
            <w:rStyle w:val="Hyperlink"/>
            <w:noProof/>
          </w:rPr>
          <w:t>Test Plan</w:t>
        </w:r>
        <w:r>
          <w:rPr>
            <w:noProof/>
            <w:webHidden/>
          </w:rPr>
          <w:tab/>
        </w:r>
        <w:r>
          <w:rPr>
            <w:noProof/>
            <w:webHidden/>
          </w:rPr>
          <w:fldChar w:fldCharType="begin"/>
        </w:r>
        <w:r>
          <w:rPr>
            <w:noProof/>
            <w:webHidden/>
          </w:rPr>
          <w:instrText xml:space="preserve"> PAGEREF _Toc402095445 \h </w:instrText>
        </w:r>
        <w:r>
          <w:rPr>
            <w:noProof/>
            <w:webHidden/>
          </w:rPr>
        </w:r>
        <w:r>
          <w:rPr>
            <w:noProof/>
            <w:webHidden/>
          </w:rPr>
          <w:fldChar w:fldCharType="separate"/>
        </w:r>
        <w:r w:rsidR="008A5D49">
          <w:rPr>
            <w:noProof/>
            <w:webHidden/>
          </w:rPr>
          <w:t>33</w:t>
        </w:r>
        <w:r>
          <w:rPr>
            <w:noProof/>
            <w:webHidden/>
          </w:rPr>
          <w:fldChar w:fldCharType="end"/>
        </w:r>
      </w:hyperlink>
    </w:p>
    <w:p w:rsidR="00B0617E" w:rsidRDefault="00B0617E">
      <w:pPr>
        <w:pStyle w:val="TOC1"/>
        <w:tabs>
          <w:tab w:val="left" w:pos="440"/>
          <w:tab w:val="right" w:leader="dot" w:pos="9350"/>
        </w:tabs>
        <w:rPr>
          <w:noProof/>
          <w:lang w:eastAsia="en-US" w:bidi="he-IL"/>
        </w:rPr>
      </w:pPr>
      <w:hyperlink w:anchor="_Toc402095446" w:history="1">
        <w:r w:rsidRPr="00DD2AE9">
          <w:rPr>
            <w:rStyle w:val="Hyperlink"/>
            <w:noProof/>
          </w:rPr>
          <w:t>4</w:t>
        </w:r>
        <w:r>
          <w:rPr>
            <w:noProof/>
            <w:lang w:eastAsia="en-US" w:bidi="he-IL"/>
          </w:rPr>
          <w:tab/>
        </w:r>
        <w:r w:rsidRPr="00DD2AE9">
          <w:rPr>
            <w:rStyle w:val="Hyperlink"/>
            <w:noProof/>
          </w:rPr>
          <w:t>Conclusions</w:t>
        </w:r>
        <w:r>
          <w:rPr>
            <w:noProof/>
            <w:webHidden/>
          </w:rPr>
          <w:tab/>
        </w:r>
        <w:r>
          <w:rPr>
            <w:noProof/>
            <w:webHidden/>
          </w:rPr>
          <w:fldChar w:fldCharType="begin"/>
        </w:r>
        <w:r>
          <w:rPr>
            <w:noProof/>
            <w:webHidden/>
          </w:rPr>
          <w:instrText xml:space="preserve"> PAGEREF _Toc402095446 \h </w:instrText>
        </w:r>
        <w:r>
          <w:rPr>
            <w:noProof/>
            <w:webHidden/>
          </w:rPr>
        </w:r>
        <w:r>
          <w:rPr>
            <w:noProof/>
            <w:webHidden/>
          </w:rPr>
          <w:fldChar w:fldCharType="separate"/>
        </w:r>
        <w:r w:rsidR="008A5D49">
          <w:rPr>
            <w:noProof/>
            <w:webHidden/>
          </w:rPr>
          <w:t>34</w:t>
        </w:r>
        <w:r>
          <w:rPr>
            <w:noProof/>
            <w:webHidden/>
          </w:rPr>
          <w:fldChar w:fldCharType="end"/>
        </w:r>
      </w:hyperlink>
    </w:p>
    <w:p w:rsidR="00B0617E" w:rsidRDefault="00B0617E">
      <w:pPr>
        <w:pStyle w:val="TOC1"/>
        <w:tabs>
          <w:tab w:val="left" w:pos="440"/>
          <w:tab w:val="right" w:leader="dot" w:pos="9350"/>
        </w:tabs>
        <w:rPr>
          <w:noProof/>
          <w:lang w:eastAsia="en-US" w:bidi="he-IL"/>
        </w:rPr>
      </w:pPr>
      <w:hyperlink w:anchor="_Toc402095447" w:history="1">
        <w:r w:rsidRPr="00DD2AE9">
          <w:rPr>
            <w:rStyle w:val="Hyperlink"/>
            <w:noProof/>
          </w:rPr>
          <w:t>5</w:t>
        </w:r>
        <w:r>
          <w:rPr>
            <w:noProof/>
            <w:lang w:eastAsia="en-US" w:bidi="he-IL"/>
          </w:rPr>
          <w:tab/>
        </w:r>
        <w:r w:rsidRPr="00DD2AE9">
          <w:rPr>
            <w:rStyle w:val="Hyperlink"/>
            <w:noProof/>
          </w:rPr>
          <w:t>Appendix – Technology Evaluation</w:t>
        </w:r>
        <w:r>
          <w:rPr>
            <w:noProof/>
            <w:webHidden/>
          </w:rPr>
          <w:tab/>
        </w:r>
        <w:r>
          <w:rPr>
            <w:noProof/>
            <w:webHidden/>
          </w:rPr>
          <w:fldChar w:fldCharType="begin"/>
        </w:r>
        <w:r>
          <w:rPr>
            <w:noProof/>
            <w:webHidden/>
          </w:rPr>
          <w:instrText xml:space="preserve"> PAGEREF _Toc402095447 \h </w:instrText>
        </w:r>
        <w:r>
          <w:rPr>
            <w:noProof/>
            <w:webHidden/>
          </w:rPr>
        </w:r>
        <w:r>
          <w:rPr>
            <w:noProof/>
            <w:webHidden/>
          </w:rPr>
          <w:fldChar w:fldCharType="separate"/>
        </w:r>
        <w:r w:rsidR="008A5D49">
          <w:rPr>
            <w:noProof/>
            <w:webHidden/>
          </w:rPr>
          <w:t>35</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48" w:history="1">
        <w:r w:rsidRPr="00DD2AE9">
          <w:rPr>
            <w:rStyle w:val="Hyperlink"/>
            <w:noProof/>
          </w:rPr>
          <w:t>5.1</w:t>
        </w:r>
        <w:r>
          <w:rPr>
            <w:noProof/>
            <w:lang w:eastAsia="en-US" w:bidi="he-IL"/>
          </w:rPr>
          <w:tab/>
        </w:r>
        <w:r w:rsidRPr="00DD2AE9">
          <w:rPr>
            <w:rStyle w:val="Hyperlink"/>
            <w:noProof/>
          </w:rPr>
          <w:t>Stream Processing – requirements and evaluation criteria</w:t>
        </w:r>
        <w:r>
          <w:rPr>
            <w:noProof/>
            <w:webHidden/>
          </w:rPr>
          <w:tab/>
        </w:r>
        <w:r>
          <w:rPr>
            <w:noProof/>
            <w:webHidden/>
          </w:rPr>
          <w:fldChar w:fldCharType="begin"/>
        </w:r>
        <w:r>
          <w:rPr>
            <w:noProof/>
            <w:webHidden/>
          </w:rPr>
          <w:instrText xml:space="preserve"> PAGEREF _Toc402095448 \h </w:instrText>
        </w:r>
        <w:r>
          <w:rPr>
            <w:noProof/>
            <w:webHidden/>
          </w:rPr>
        </w:r>
        <w:r>
          <w:rPr>
            <w:noProof/>
            <w:webHidden/>
          </w:rPr>
          <w:fldChar w:fldCharType="separate"/>
        </w:r>
        <w:r w:rsidR="008A5D49">
          <w:rPr>
            <w:noProof/>
            <w:webHidden/>
          </w:rPr>
          <w:t>35</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49" w:history="1">
        <w:r w:rsidRPr="00DD2AE9">
          <w:rPr>
            <w:rStyle w:val="Hyperlink"/>
            <w:noProof/>
          </w:rPr>
          <w:t>5.2</w:t>
        </w:r>
        <w:r>
          <w:rPr>
            <w:noProof/>
            <w:lang w:eastAsia="en-US" w:bidi="he-IL"/>
          </w:rPr>
          <w:tab/>
        </w:r>
        <w:r w:rsidRPr="00DD2AE9">
          <w:rPr>
            <w:rStyle w:val="Hyperlink"/>
            <w:noProof/>
          </w:rPr>
          <w:t>Storm</w:t>
        </w:r>
        <w:r>
          <w:rPr>
            <w:noProof/>
            <w:webHidden/>
          </w:rPr>
          <w:tab/>
        </w:r>
        <w:r>
          <w:rPr>
            <w:noProof/>
            <w:webHidden/>
          </w:rPr>
          <w:fldChar w:fldCharType="begin"/>
        </w:r>
        <w:r>
          <w:rPr>
            <w:noProof/>
            <w:webHidden/>
          </w:rPr>
          <w:instrText xml:space="preserve"> PAGEREF _Toc402095449 \h </w:instrText>
        </w:r>
        <w:r>
          <w:rPr>
            <w:noProof/>
            <w:webHidden/>
          </w:rPr>
        </w:r>
        <w:r>
          <w:rPr>
            <w:noProof/>
            <w:webHidden/>
          </w:rPr>
          <w:fldChar w:fldCharType="separate"/>
        </w:r>
        <w:r w:rsidR="008A5D49">
          <w:rPr>
            <w:noProof/>
            <w:webHidden/>
          </w:rPr>
          <w:t>36</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50" w:history="1">
        <w:r w:rsidRPr="00DD2AE9">
          <w:rPr>
            <w:rStyle w:val="Hyperlink"/>
            <w:noProof/>
          </w:rPr>
          <w:t>5.3</w:t>
        </w:r>
        <w:r>
          <w:rPr>
            <w:noProof/>
            <w:lang w:eastAsia="en-US" w:bidi="he-IL"/>
          </w:rPr>
          <w:tab/>
        </w:r>
        <w:r w:rsidRPr="00DD2AE9">
          <w:rPr>
            <w:rStyle w:val="Hyperlink"/>
            <w:noProof/>
          </w:rPr>
          <w:t>Akka</w:t>
        </w:r>
        <w:r>
          <w:rPr>
            <w:noProof/>
            <w:webHidden/>
          </w:rPr>
          <w:tab/>
        </w:r>
        <w:r>
          <w:rPr>
            <w:noProof/>
            <w:webHidden/>
          </w:rPr>
          <w:fldChar w:fldCharType="begin"/>
        </w:r>
        <w:r>
          <w:rPr>
            <w:noProof/>
            <w:webHidden/>
          </w:rPr>
          <w:instrText xml:space="preserve"> PAGEREF _Toc402095450 \h </w:instrText>
        </w:r>
        <w:r>
          <w:rPr>
            <w:noProof/>
            <w:webHidden/>
          </w:rPr>
        </w:r>
        <w:r>
          <w:rPr>
            <w:noProof/>
            <w:webHidden/>
          </w:rPr>
          <w:fldChar w:fldCharType="separate"/>
        </w:r>
        <w:r w:rsidR="008A5D49">
          <w:rPr>
            <w:noProof/>
            <w:webHidden/>
          </w:rPr>
          <w:t>38</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51" w:history="1">
        <w:r w:rsidRPr="00DD2AE9">
          <w:rPr>
            <w:rStyle w:val="Hyperlink"/>
            <w:noProof/>
          </w:rPr>
          <w:t>5.4</w:t>
        </w:r>
        <w:r>
          <w:rPr>
            <w:noProof/>
            <w:lang w:eastAsia="en-US" w:bidi="he-IL"/>
          </w:rPr>
          <w:tab/>
        </w:r>
        <w:r w:rsidRPr="00DD2AE9">
          <w:rPr>
            <w:rStyle w:val="Hyperlink"/>
            <w:noProof/>
          </w:rPr>
          <w:t>Spark Streaming</w:t>
        </w:r>
        <w:r>
          <w:rPr>
            <w:noProof/>
            <w:webHidden/>
          </w:rPr>
          <w:tab/>
        </w:r>
        <w:r>
          <w:rPr>
            <w:noProof/>
            <w:webHidden/>
          </w:rPr>
          <w:fldChar w:fldCharType="begin"/>
        </w:r>
        <w:r>
          <w:rPr>
            <w:noProof/>
            <w:webHidden/>
          </w:rPr>
          <w:instrText xml:space="preserve"> PAGEREF _Toc402095451 \h </w:instrText>
        </w:r>
        <w:r>
          <w:rPr>
            <w:noProof/>
            <w:webHidden/>
          </w:rPr>
        </w:r>
        <w:r>
          <w:rPr>
            <w:noProof/>
            <w:webHidden/>
          </w:rPr>
          <w:fldChar w:fldCharType="separate"/>
        </w:r>
        <w:r w:rsidR="008A5D49">
          <w:rPr>
            <w:noProof/>
            <w:webHidden/>
          </w:rPr>
          <w:t>40</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52" w:history="1">
        <w:r w:rsidRPr="00DD2AE9">
          <w:rPr>
            <w:rStyle w:val="Hyperlink"/>
            <w:noProof/>
          </w:rPr>
          <w:t>5.5</w:t>
        </w:r>
        <w:r>
          <w:rPr>
            <w:noProof/>
            <w:lang w:eastAsia="en-US" w:bidi="he-IL"/>
          </w:rPr>
          <w:tab/>
        </w:r>
        <w:r w:rsidRPr="00DD2AE9">
          <w:rPr>
            <w:rStyle w:val="Hyperlink"/>
            <w:noProof/>
          </w:rPr>
          <w:t>Streaming technologies – conclusion</w:t>
        </w:r>
        <w:r>
          <w:rPr>
            <w:noProof/>
            <w:webHidden/>
          </w:rPr>
          <w:tab/>
        </w:r>
        <w:r>
          <w:rPr>
            <w:noProof/>
            <w:webHidden/>
          </w:rPr>
          <w:fldChar w:fldCharType="begin"/>
        </w:r>
        <w:r>
          <w:rPr>
            <w:noProof/>
            <w:webHidden/>
          </w:rPr>
          <w:instrText xml:space="preserve"> PAGEREF _Toc402095452 \h </w:instrText>
        </w:r>
        <w:r>
          <w:rPr>
            <w:noProof/>
            <w:webHidden/>
          </w:rPr>
        </w:r>
        <w:r>
          <w:rPr>
            <w:noProof/>
            <w:webHidden/>
          </w:rPr>
          <w:fldChar w:fldCharType="separate"/>
        </w:r>
        <w:r w:rsidR="008A5D49">
          <w:rPr>
            <w:noProof/>
            <w:webHidden/>
          </w:rPr>
          <w:t>41</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53" w:history="1">
        <w:r w:rsidRPr="00DD2AE9">
          <w:rPr>
            <w:rStyle w:val="Hyperlink"/>
            <w:noProof/>
          </w:rPr>
          <w:t>5.6</w:t>
        </w:r>
        <w:r>
          <w:rPr>
            <w:noProof/>
            <w:lang w:eastAsia="en-US" w:bidi="he-IL"/>
          </w:rPr>
          <w:tab/>
        </w:r>
        <w:r w:rsidRPr="00DD2AE9">
          <w:rPr>
            <w:rStyle w:val="Hyperlink"/>
            <w:noProof/>
          </w:rPr>
          <w:t>Choice of the Messaging Platform</w:t>
        </w:r>
        <w:r>
          <w:rPr>
            <w:noProof/>
            <w:webHidden/>
          </w:rPr>
          <w:tab/>
        </w:r>
        <w:r>
          <w:rPr>
            <w:noProof/>
            <w:webHidden/>
          </w:rPr>
          <w:fldChar w:fldCharType="begin"/>
        </w:r>
        <w:r>
          <w:rPr>
            <w:noProof/>
            <w:webHidden/>
          </w:rPr>
          <w:instrText xml:space="preserve"> PAGEREF _Toc402095453 \h </w:instrText>
        </w:r>
        <w:r>
          <w:rPr>
            <w:noProof/>
            <w:webHidden/>
          </w:rPr>
        </w:r>
        <w:r>
          <w:rPr>
            <w:noProof/>
            <w:webHidden/>
          </w:rPr>
          <w:fldChar w:fldCharType="separate"/>
        </w:r>
        <w:r w:rsidR="008A5D49">
          <w:rPr>
            <w:noProof/>
            <w:webHidden/>
          </w:rPr>
          <w:t>42</w:t>
        </w:r>
        <w:r>
          <w:rPr>
            <w:noProof/>
            <w:webHidden/>
          </w:rPr>
          <w:fldChar w:fldCharType="end"/>
        </w:r>
      </w:hyperlink>
    </w:p>
    <w:p w:rsidR="00B0617E" w:rsidRDefault="00B0617E">
      <w:pPr>
        <w:pStyle w:val="TOC1"/>
        <w:tabs>
          <w:tab w:val="left" w:pos="440"/>
          <w:tab w:val="right" w:leader="dot" w:pos="9350"/>
        </w:tabs>
        <w:rPr>
          <w:noProof/>
          <w:lang w:eastAsia="en-US" w:bidi="he-IL"/>
        </w:rPr>
      </w:pPr>
      <w:hyperlink w:anchor="_Toc402095454" w:history="1">
        <w:r w:rsidRPr="00DD2AE9">
          <w:rPr>
            <w:rStyle w:val="Hyperlink"/>
            <w:noProof/>
          </w:rPr>
          <w:t>6</w:t>
        </w:r>
        <w:r>
          <w:rPr>
            <w:noProof/>
            <w:lang w:eastAsia="en-US" w:bidi="he-IL"/>
          </w:rPr>
          <w:tab/>
        </w:r>
        <w:r w:rsidRPr="00DD2AE9">
          <w:rPr>
            <w:rStyle w:val="Hyperlink"/>
            <w:noProof/>
          </w:rPr>
          <w:t>Appendix – Distributed Thresholded Counter</w:t>
        </w:r>
        <w:r>
          <w:rPr>
            <w:noProof/>
            <w:webHidden/>
          </w:rPr>
          <w:tab/>
        </w:r>
        <w:r>
          <w:rPr>
            <w:noProof/>
            <w:webHidden/>
          </w:rPr>
          <w:fldChar w:fldCharType="begin"/>
        </w:r>
        <w:r>
          <w:rPr>
            <w:noProof/>
            <w:webHidden/>
          </w:rPr>
          <w:instrText xml:space="preserve"> PAGEREF _Toc402095454 \h </w:instrText>
        </w:r>
        <w:r>
          <w:rPr>
            <w:noProof/>
            <w:webHidden/>
          </w:rPr>
        </w:r>
        <w:r>
          <w:rPr>
            <w:noProof/>
            <w:webHidden/>
          </w:rPr>
          <w:fldChar w:fldCharType="separate"/>
        </w:r>
        <w:r w:rsidR="008A5D49">
          <w:rPr>
            <w:noProof/>
            <w:webHidden/>
          </w:rPr>
          <w:t>44</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55" w:history="1">
        <w:r w:rsidRPr="00DD2AE9">
          <w:rPr>
            <w:rStyle w:val="Hyperlink"/>
            <w:noProof/>
          </w:rPr>
          <w:t>6.1</w:t>
        </w:r>
        <w:r>
          <w:rPr>
            <w:noProof/>
            <w:lang w:eastAsia="en-US" w:bidi="he-IL"/>
          </w:rPr>
          <w:tab/>
        </w:r>
        <w:r w:rsidRPr="00DD2AE9">
          <w:rPr>
            <w:rStyle w:val="Hyperlink"/>
            <w:noProof/>
          </w:rPr>
          <w:t>Objective</w:t>
        </w:r>
        <w:r>
          <w:rPr>
            <w:noProof/>
            <w:webHidden/>
          </w:rPr>
          <w:tab/>
        </w:r>
        <w:r>
          <w:rPr>
            <w:noProof/>
            <w:webHidden/>
          </w:rPr>
          <w:fldChar w:fldCharType="begin"/>
        </w:r>
        <w:r>
          <w:rPr>
            <w:noProof/>
            <w:webHidden/>
          </w:rPr>
          <w:instrText xml:space="preserve"> PAGEREF _Toc402095455 \h </w:instrText>
        </w:r>
        <w:r>
          <w:rPr>
            <w:noProof/>
            <w:webHidden/>
          </w:rPr>
        </w:r>
        <w:r>
          <w:rPr>
            <w:noProof/>
            <w:webHidden/>
          </w:rPr>
          <w:fldChar w:fldCharType="separate"/>
        </w:r>
        <w:r w:rsidR="008A5D49">
          <w:rPr>
            <w:noProof/>
            <w:webHidden/>
          </w:rPr>
          <w:t>44</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56" w:history="1">
        <w:r w:rsidRPr="00DD2AE9">
          <w:rPr>
            <w:rStyle w:val="Hyperlink"/>
            <w:noProof/>
          </w:rPr>
          <w:t>6.2</w:t>
        </w:r>
        <w:r>
          <w:rPr>
            <w:noProof/>
            <w:lang w:eastAsia="en-US" w:bidi="he-IL"/>
          </w:rPr>
          <w:tab/>
        </w:r>
        <w:r w:rsidRPr="00DD2AE9">
          <w:rPr>
            <w:rStyle w:val="Hyperlink"/>
            <w:noProof/>
          </w:rPr>
          <w:t>Method</w:t>
        </w:r>
        <w:r>
          <w:rPr>
            <w:noProof/>
            <w:webHidden/>
          </w:rPr>
          <w:tab/>
        </w:r>
        <w:r>
          <w:rPr>
            <w:noProof/>
            <w:webHidden/>
          </w:rPr>
          <w:fldChar w:fldCharType="begin"/>
        </w:r>
        <w:r>
          <w:rPr>
            <w:noProof/>
            <w:webHidden/>
          </w:rPr>
          <w:instrText xml:space="preserve"> PAGEREF _Toc402095456 \h </w:instrText>
        </w:r>
        <w:r>
          <w:rPr>
            <w:noProof/>
            <w:webHidden/>
          </w:rPr>
        </w:r>
        <w:r>
          <w:rPr>
            <w:noProof/>
            <w:webHidden/>
          </w:rPr>
          <w:fldChar w:fldCharType="separate"/>
        </w:r>
        <w:r w:rsidR="008A5D49">
          <w:rPr>
            <w:noProof/>
            <w:webHidden/>
          </w:rPr>
          <w:t>44</w:t>
        </w:r>
        <w:r>
          <w:rPr>
            <w:noProof/>
            <w:webHidden/>
          </w:rPr>
          <w:fldChar w:fldCharType="end"/>
        </w:r>
      </w:hyperlink>
    </w:p>
    <w:p w:rsidR="00B0617E" w:rsidRDefault="00B0617E">
      <w:pPr>
        <w:pStyle w:val="TOC3"/>
        <w:tabs>
          <w:tab w:val="left" w:pos="1320"/>
          <w:tab w:val="right" w:leader="dot" w:pos="9350"/>
        </w:tabs>
        <w:rPr>
          <w:noProof/>
          <w:lang w:eastAsia="en-US" w:bidi="he-IL"/>
        </w:rPr>
      </w:pPr>
      <w:hyperlink w:anchor="_Toc402095457" w:history="1">
        <w:r w:rsidRPr="00DD2AE9">
          <w:rPr>
            <w:rStyle w:val="Hyperlink"/>
            <w:noProof/>
          </w:rPr>
          <w:t>6.2.1</w:t>
        </w:r>
        <w:r>
          <w:rPr>
            <w:noProof/>
            <w:lang w:eastAsia="en-US" w:bidi="he-IL"/>
          </w:rPr>
          <w:tab/>
        </w:r>
        <w:r w:rsidRPr="00DD2AE9">
          <w:rPr>
            <w:rStyle w:val="Hyperlink"/>
            <w:noProof/>
          </w:rPr>
          <w:t>Distributed Algorithm</w:t>
        </w:r>
        <w:r>
          <w:rPr>
            <w:noProof/>
            <w:webHidden/>
          </w:rPr>
          <w:tab/>
        </w:r>
        <w:r>
          <w:rPr>
            <w:noProof/>
            <w:webHidden/>
          </w:rPr>
          <w:fldChar w:fldCharType="begin"/>
        </w:r>
        <w:r>
          <w:rPr>
            <w:noProof/>
            <w:webHidden/>
          </w:rPr>
          <w:instrText xml:space="preserve"> PAGEREF _Toc402095457 \h </w:instrText>
        </w:r>
        <w:r>
          <w:rPr>
            <w:noProof/>
            <w:webHidden/>
          </w:rPr>
        </w:r>
        <w:r>
          <w:rPr>
            <w:noProof/>
            <w:webHidden/>
          </w:rPr>
          <w:fldChar w:fldCharType="separate"/>
        </w:r>
        <w:r w:rsidR="008A5D49">
          <w:rPr>
            <w:noProof/>
            <w:webHidden/>
          </w:rPr>
          <w:t>44</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58" w:history="1">
        <w:r w:rsidRPr="00DD2AE9">
          <w:rPr>
            <w:rStyle w:val="Hyperlink"/>
            <w:noProof/>
          </w:rPr>
          <w:t>6.3</w:t>
        </w:r>
        <w:r>
          <w:rPr>
            <w:noProof/>
            <w:lang w:eastAsia="en-US" w:bidi="he-IL"/>
          </w:rPr>
          <w:tab/>
        </w:r>
        <w:r w:rsidRPr="00DD2AE9">
          <w:rPr>
            <w:rStyle w:val="Hyperlink"/>
            <w:noProof/>
          </w:rPr>
          <w:t>Architecture</w:t>
        </w:r>
        <w:r>
          <w:rPr>
            <w:noProof/>
            <w:webHidden/>
          </w:rPr>
          <w:tab/>
        </w:r>
        <w:r>
          <w:rPr>
            <w:noProof/>
            <w:webHidden/>
          </w:rPr>
          <w:fldChar w:fldCharType="begin"/>
        </w:r>
        <w:r>
          <w:rPr>
            <w:noProof/>
            <w:webHidden/>
          </w:rPr>
          <w:instrText xml:space="preserve"> PAGEREF _Toc402095458 \h </w:instrText>
        </w:r>
        <w:r>
          <w:rPr>
            <w:noProof/>
            <w:webHidden/>
          </w:rPr>
        </w:r>
        <w:r>
          <w:rPr>
            <w:noProof/>
            <w:webHidden/>
          </w:rPr>
          <w:fldChar w:fldCharType="separate"/>
        </w:r>
        <w:r w:rsidR="008A5D49">
          <w:rPr>
            <w:noProof/>
            <w:webHidden/>
          </w:rPr>
          <w:t>46</w:t>
        </w:r>
        <w:r>
          <w:rPr>
            <w:noProof/>
            <w:webHidden/>
          </w:rPr>
          <w:fldChar w:fldCharType="end"/>
        </w:r>
      </w:hyperlink>
    </w:p>
    <w:p w:rsidR="00B0617E" w:rsidRDefault="00B0617E">
      <w:pPr>
        <w:pStyle w:val="TOC3"/>
        <w:tabs>
          <w:tab w:val="left" w:pos="1320"/>
          <w:tab w:val="right" w:leader="dot" w:pos="9350"/>
        </w:tabs>
        <w:rPr>
          <w:noProof/>
          <w:lang w:eastAsia="en-US" w:bidi="he-IL"/>
        </w:rPr>
      </w:pPr>
      <w:hyperlink w:anchor="_Toc402095459" w:history="1">
        <w:r w:rsidRPr="00DD2AE9">
          <w:rPr>
            <w:rStyle w:val="Hyperlink"/>
            <w:noProof/>
          </w:rPr>
          <w:t>6.3.1</w:t>
        </w:r>
        <w:r>
          <w:rPr>
            <w:noProof/>
            <w:lang w:eastAsia="en-US" w:bidi="he-IL"/>
          </w:rPr>
          <w:tab/>
        </w:r>
        <w:r w:rsidRPr="00DD2AE9">
          <w:rPr>
            <w:rStyle w:val="Hyperlink"/>
            <w:noProof/>
          </w:rPr>
          <w:t>Messages</w:t>
        </w:r>
        <w:r>
          <w:rPr>
            <w:noProof/>
            <w:webHidden/>
          </w:rPr>
          <w:tab/>
        </w:r>
        <w:r>
          <w:rPr>
            <w:noProof/>
            <w:webHidden/>
          </w:rPr>
          <w:fldChar w:fldCharType="begin"/>
        </w:r>
        <w:r>
          <w:rPr>
            <w:noProof/>
            <w:webHidden/>
          </w:rPr>
          <w:instrText xml:space="preserve"> PAGEREF _Toc402095459 \h </w:instrText>
        </w:r>
        <w:r>
          <w:rPr>
            <w:noProof/>
            <w:webHidden/>
          </w:rPr>
        </w:r>
        <w:r>
          <w:rPr>
            <w:noProof/>
            <w:webHidden/>
          </w:rPr>
          <w:fldChar w:fldCharType="separate"/>
        </w:r>
        <w:r w:rsidR="008A5D49">
          <w:rPr>
            <w:noProof/>
            <w:webHidden/>
          </w:rPr>
          <w:t>47</w:t>
        </w:r>
        <w:r>
          <w:rPr>
            <w:noProof/>
            <w:webHidden/>
          </w:rPr>
          <w:fldChar w:fldCharType="end"/>
        </w:r>
      </w:hyperlink>
    </w:p>
    <w:p w:rsidR="00B0617E" w:rsidRDefault="00B0617E">
      <w:pPr>
        <w:pStyle w:val="TOC2"/>
        <w:tabs>
          <w:tab w:val="left" w:pos="880"/>
          <w:tab w:val="right" w:leader="dot" w:pos="9350"/>
        </w:tabs>
        <w:rPr>
          <w:noProof/>
          <w:lang w:eastAsia="en-US" w:bidi="he-IL"/>
        </w:rPr>
      </w:pPr>
      <w:hyperlink w:anchor="_Toc402095460" w:history="1">
        <w:r w:rsidRPr="00DD2AE9">
          <w:rPr>
            <w:rStyle w:val="Hyperlink"/>
            <w:noProof/>
          </w:rPr>
          <w:t>6.4</w:t>
        </w:r>
        <w:r>
          <w:rPr>
            <w:noProof/>
            <w:lang w:eastAsia="en-US" w:bidi="he-IL"/>
          </w:rPr>
          <w:tab/>
        </w:r>
        <w:r w:rsidRPr="00DD2AE9">
          <w:rPr>
            <w:rStyle w:val="Hyperlink"/>
            <w:noProof/>
          </w:rPr>
          <w:t>Diagrams</w:t>
        </w:r>
        <w:r>
          <w:rPr>
            <w:noProof/>
            <w:webHidden/>
          </w:rPr>
          <w:tab/>
        </w:r>
        <w:r>
          <w:rPr>
            <w:noProof/>
            <w:webHidden/>
          </w:rPr>
          <w:fldChar w:fldCharType="begin"/>
        </w:r>
        <w:r>
          <w:rPr>
            <w:noProof/>
            <w:webHidden/>
          </w:rPr>
          <w:instrText xml:space="preserve"> PAGEREF _Toc402095460 \h </w:instrText>
        </w:r>
        <w:r>
          <w:rPr>
            <w:noProof/>
            <w:webHidden/>
          </w:rPr>
        </w:r>
        <w:r>
          <w:rPr>
            <w:noProof/>
            <w:webHidden/>
          </w:rPr>
          <w:fldChar w:fldCharType="separate"/>
        </w:r>
        <w:r w:rsidR="008A5D49">
          <w:rPr>
            <w:noProof/>
            <w:webHidden/>
          </w:rPr>
          <w:t>48</w:t>
        </w:r>
        <w:r>
          <w:rPr>
            <w:noProof/>
            <w:webHidden/>
          </w:rPr>
          <w:fldChar w:fldCharType="end"/>
        </w:r>
      </w:hyperlink>
    </w:p>
    <w:p w:rsidR="00E909D0" w:rsidRDefault="006465F5">
      <w:r>
        <w:fldChar w:fldCharType="end"/>
      </w:r>
    </w:p>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Tr="00E909D0">
        <w:tc>
          <w:tcPr>
            <w:tcW w:w="9576" w:type="dxa"/>
            <w:vAlign w:val="center"/>
          </w:tcPr>
          <w:p w:rsidR="00E909D0" w:rsidRPr="00E909D0" w:rsidRDefault="00E909D0" w:rsidP="00E909D0">
            <w:pPr>
              <w:jc w:val="right"/>
              <w:rPr>
                <w:b/>
                <w:sz w:val="48"/>
                <w:szCs w:val="48"/>
              </w:rPr>
            </w:pPr>
            <w:r w:rsidRPr="00E909D0">
              <w:rPr>
                <w:b/>
                <w:sz w:val="48"/>
                <w:szCs w:val="48"/>
              </w:rPr>
              <w:t>List of Tables</w:t>
            </w:r>
          </w:p>
        </w:tc>
      </w:tr>
    </w:tbl>
    <w:p w:rsidR="00B0617E" w:rsidRDefault="00784EBB">
      <w:pPr>
        <w:pStyle w:val="TableofFigures"/>
        <w:tabs>
          <w:tab w:val="right" w:leader="dot" w:pos="9350"/>
        </w:tabs>
        <w:rPr>
          <w:noProof/>
          <w:lang w:eastAsia="en-US" w:bidi="he-IL"/>
        </w:rPr>
      </w:pPr>
      <w:r>
        <w:lastRenderedPageBreak/>
        <w:fldChar w:fldCharType="begin"/>
      </w:r>
      <w:r>
        <w:instrText xml:space="preserve"> TOC \h \z \c "Table" </w:instrText>
      </w:r>
      <w:r>
        <w:fldChar w:fldCharType="separate"/>
      </w:r>
      <w:hyperlink w:anchor="_Toc402095461" w:history="1">
        <w:r w:rsidR="00B0617E" w:rsidRPr="00032664">
          <w:rPr>
            <w:rStyle w:val="Hyperlink"/>
            <w:noProof/>
          </w:rPr>
          <w:t xml:space="preserve">Table </w:t>
        </w:r>
        <w:r w:rsidR="00B0617E" w:rsidRPr="00032664">
          <w:rPr>
            <w:rStyle w:val="Hyperlink"/>
            <w:rFonts w:hint="eastAsia"/>
            <w:noProof/>
            <w:cs/>
          </w:rPr>
          <w:t>‎</w:t>
        </w:r>
        <w:r w:rsidR="00B0617E" w:rsidRPr="00032664">
          <w:rPr>
            <w:rStyle w:val="Hyperlink"/>
            <w:noProof/>
          </w:rPr>
          <w:t>2.1 - Kafka topics in SPEEDD event bus</w:t>
        </w:r>
        <w:r w:rsidR="00B0617E">
          <w:rPr>
            <w:noProof/>
            <w:webHidden/>
          </w:rPr>
          <w:tab/>
        </w:r>
        <w:r w:rsidR="00B0617E">
          <w:rPr>
            <w:noProof/>
            <w:webHidden/>
          </w:rPr>
          <w:fldChar w:fldCharType="begin"/>
        </w:r>
        <w:r w:rsidR="00B0617E">
          <w:rPr>
            <w:noProof/>
            <w:webHidden/>
          </w:rPr>
          <w:instrText xml:space="preserve"> PAGEREF _Toc402095461 \h </w:instrText>
        </w:r>
        <w:r w:rsidR="00B0617E">
          <w:rPr>
            <w:noProof/>
            <w:webHidden/>
          </w:rPr>
        </w:r>
        <w:r w:rsidR="00B0617E">
          <w:rPr>
            <w:noProof/>
            <w:webHidden/>
          </w:rPr>
          <w:fldChar w:fldCharType="separate"/>
        </w:r>
        <w:r w:rsidR="008A5D49">
          <w:rPr>
            <w:noProof/>
            <w:webHidden/>
          </w:rPr>
          <w:t>14</w:t>
        </w:r>
        <w:r w:rsidR="00B0617E">
          <w:rPr>
            <w:noProof/>
            <w:webHidden/>
          </w:rPr>
          <w:fldChar w:fldCharType="end"/>
        </w:r>
      </w:hyperlink>
    </w:p>
    <w:p w:rsidR="003B1163" w:rsidRDefault="00784EBB">
      <w:pPr>
        <w:sectPr w:rsidR="003B1163" w:rsidSect="003B1163">
          <w:headerReference w:type="default" r:id="rId11"/>
          <w:footerReference w:type="default" r:id="rId12"/>
          <w:headerReference w:type="first" r:id="rId13"/>
          <w:pgSz w:w="12240" w:h="15840"/>
          <w:pgMar w:top="1440" w:right="1440" w:bottom="1440" w:left="1440" w:header="720" w:footer="720" w:gutter="0"/>
          <w:pgNumType w:fmt="lowerRoman"/>
          <w:cols w:space="720"/>
          <w:titlePg/>
          <w:docGrid w:linePitch="360"/>
        </w:sectPr>
      </w:pPr>
      <w:r>
        <w:fldChar w:fldCharType="end"/>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15640" w:rsidTr="00AE681D">
        <w:tc>
          <w:tcPr>
            <w:tcW w:w="9576" w:type="dxa"/>
            <w:vAlign w:val="center"/>
          </w:tcPr>
          <w:p w:rsidR="00D15640" w:rsidRPr="00E909D0" w:rsidRDefault="00D15640" w:rsidP="00D15640">
            <w:pPr>
              <w:jc w:val="right"/>
              <w:rPr>
                <w:b/>
                <w:sz w:val="48"/>
                <w:szCs w:val="48"/>
              </w:rPr>
            </w:pPr>
            <w:r w:rsidRPr="00E909D0">
              <w:rPr>
                <w:b/>
                <w:sz w:val="48"/>
                <w:szCs w:val="48"/>
              </w:rPr>
              <w:lastRenderedPageBreak/>
              <w:t xml:space="preserve">List of </w:t>
            </w:r>
            <w:r>
              <w:rPr>
                <w:b/>
                <w:sz w:val="48"/>
                <w:szCs w:val="48"/>
              </w:rPr>
              <w:t>Figures</w:t>
            </w:r>
          </w:p>
        </w:tc>
      </w:tr>
    </w:tbl>
    <w:p w:rsidR="00B0617E" w:rsidRDefault="00290079">
      <w:pPr>
        <w:pStyle w:val="TableofFigures"/>
        <w:tabs>
          <w:tab w:val="right" w:leader="dot" w:pos="9350"/>
        </w:tabs>
        <w:rPr>
          <w:noProof/>
          <w:lang w:eastAsia="en-US" w:bidi="he-IL"/>
        </w:rPr>
      </w:pPr>
      <w:r>
        <w:fldChar w:fldCharType="begin"/>
      </w:r>
      <w:r>
        <w:instrText xml:space="preserve"> TOC \h \z \c "Figure" </w:instrText>
      </w:r>
      <w:r>
        <w:fldChar w:fldCharType="separate"/>
      </w:r>
      <w:hyperlink w:anchor="_Toc402095462" w:history="1">
        <w:r w:rsidR="00B0617E" w:rsidRPr="00B73C2F">
          <w:rPr>
            <w:rStyle w:val="Hyperlink"/>
            <w:noProof/>
          </w:rPr>
          <w:t xml:space="preserve">Figure </w:t>
        </w:r>
        <w:r w:rsidR="00B0617E" w:rsidRPr="00B73C2F">
          <w:rPr>
            <w:rStyle w:val="Hyperlink"/>
            <w:rFonts w:hint="eastAsia"/>
            <w:noProof/>
            <w:cs/>
          </w:rPr>
          <w:t>‎</w:t>
        </w:r>
        <w:r w:rsidR="00B0617E" w:rsidRPr="00B73C2F">
          <w:rPr>
            <w:rStyle w:val="Hyperlink"/>
            <w:noProof/>
          </w:rPr>
          <w:t>2.1- SPEEDD design architecture approach</w:t>
        </w:r>
        <w:r w:rsidR="00B0617E">
          <w:rPr>
            <w:noProof/>
            <w:webHidden/>
          </w:rPr>
          <w:tab/>
        </w:r>
        <w:r w:rsidR="00B0617E">
          <w:rPr>
            <w:noProof/>
            <w:webHidden/>
          </w:rPr>
          <w:fldChar w:fldCharType="begin"/>
        </w:r>
        <w:r w:rsidR="00B0617E">
          <w:rPr>
            <w:noProof/>
            <w:webHidden/>
          </w:rPr>
          <w:instrText xml:space="preserve"> PAGEREF _Toc402095462 \h </w:instrText>
        </w:r>
        <w:r w:rsidR="00B0617E">
          <w:rPr>
            <w:noProof/>
            <w:webHidden/>
          </w:rPr>
        </w:r>
        <w:r w:rsidR="00B0617E">
          <w:rPr>
            <w:noProof/>
            <w:webHidden/>
          </w:rPr>
          <w:fldChar w:fldCharType="separate"/>
        </w:r>
        <w:r w:rsidR="008A5D49">
          <w:rPr>
            <w:noProof/>
            <w:webHidden/>
          </w:rPr>
          <w:t>10</w:t>
        </w:r>
        <w:r w:rsidR="00B0617E">
          <w:rPr>
            <w:noProof/>
            <w:webHidden/>
          </w:rPr>
          <w:fldChar w:fldCharType="end"/>
        </w:r>
      </w:hyperlink>
    </w:p>
    <w:p w:rsidR="00B0617E" w:rsidRDefault="00B0617E">
      <w:pPr>
        <w:pStyle w:val="TableofFigures"/>
        <w:tabs>
          <w:tab w:val="right" w:leader="dot" w:pos="9350"/>
        </w:tabs>
        <w:rPr>
          <w:noProof/>
          <w:lang w:eastAsia="en-US" w:bidi="he-IL"/>
        </w:rPr>
      </w:pPr>
      <w:hyperlink w:anchor="_Toc402095463" w:history="1">
        <w:r w:rsidRPr="00B73C2F">
          <w:rPr>
            <w:rStyle w:val="Hyperlink"/>
            <w:noProof/>
          </w:rPr>
          <w:t xml:space="preserve">Figure </w:t>
        </w:r>
        <w:r w:rsidRPr="00B73C2F">
          <w:rPr>
            <w:rStyle w:val="Hyperlink"/>
            <w:rFonts w:hint="eastAsia"/>
            <w:noProof/>
            <w:cs/>
          </w:rPr>
          <w:t>‎</w:t>
        </w:r>
        <w:r w:rsidRPr="00B73C2F">
          <w:rPr>
            <w:rStyle w:val="Hyperlink"/>
            <w:noProof/>
          </w:rPr>
          <w:t>2.2 - Conceptual Architecture of SPEEDD Prototype</w:t>
        </w:r>
        <w:r>
          <w:rPr>
            <w:noProof/>
            <w:webHidden/>
          </w:rPr>
          <w:tab/>
        </w:r>
        <w:r>
          <w:rPr>
            <w:noProof/>
            <w:webHidden/>
          </w:rPr>
          <w:fldChar w:fldCharType="begin"/>
        </w:r>
        <w:r>
          <w:rPr>
            <w:noProof/>
            <w:webHidden/>
          </w:rPr>
          <w:instrText xml:space="preserve"> PAGEREF _Toc402095463 \h </w:instrText>
        </w:r>
        <w:r>
          <w:rPr>
            <w:noProof/>
            <w:webHidden/>
          </w:rPr>
        </w:r>
        <w:r>
          <w:rPr>
            <w:noProof/>
            <w:webHidden/>
          </w:rPr>
          <w:fldChar w:fldCharType="separate"/>
        </w:r>
        <w:r w:rsidR="008A5D49">
          <w:rPr>
            <w:noProof/>
            <w:webHidden/>
          </w:rPr>
          <w:t>11</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64" w:history="1">
        <w:r w:rsidRPr="00B73C2F">
          <w:rPr>
            <w:rStyle w:val="Hyperlink"/>
            <w:noProof/>
          </w:rPr>
          <w:t xml:space="preserve">Figure </w:t>
        </w:r>
        <w:r w:rsidRPr="00B73C2F">
          <w:rPr>
            <w:rStyle w:val="Hyperlink"/>
            <w:rFonts w:hint="eastAsia"/>
            <w:noProof/>
            <w:cs/>
          </w:rPr>
          <w:t>‎</w:t>
        </w:r>
        <w:r w:rsidRPr="00B73C2F">
          <w:rPr>
            <w:rStyle w:val="Hyperlink"/>
            <w:noProof/>
          </w:rPr>
          <w:t>2.3 - SPEEDD - Event-Driven Architecture</w:t>
        </w:r>
        <w:r>
          <w:rPr>
            <w:noProof/>
            <w:webHidden/>
          </w:rPr>
          <w:tab/>
        </w:r>
        <w:r>
          <w:rPr>
            <w:noProof/>
            <w:webHidden/>
          </w:rPr>
          <w:fldChar w:fldCharType="begin"/>
        </w:r>
        <w:r>
          <w:rPr>
            <w:noProof/>
            <w:webHidden/>
          </w:rPr>
          <w:instrText xml:space="preserve"> PAGEREF _Toc402095464 \h </w:instrText>
        </w:r>
        <w:r>
          <w:rPr>
            <w:noProof/>
            <w:webHidden/>
          </w:rPr>
        </w:r>
        <w:r>
          <w:rPr>
            <w:noProof/>
            <w:webHidden/>
          </w:rPr>
          <w:fldChar w:fldCharType="separate"/>
        </w:r>
        <w:r w:rsidR="008A5D49">
          <w:rPr>
            <w:noProof/>
            <w:webHidden/>
          </w:rPr>
          <w:t>12</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65" w:history="1">
        <w:r w:rsidRPr="00B73C2F">
          <w:rPr>
            <w:rStyle w:val="Hyperlink"/>
            <w:noProof/>
          </w:rPr>
          <w:t xml:space="preserve">Figure </w:t>
        </w:r>
        <w:r w:rsidRPr="00B73C2F">
          <w:rPr>
            <w:rStyle w:val="Hyperlink"/>
            <w:rFonts w:hint="eastAsia"/>
            <w:noProof/>
            <w:cs/>
          </w:rPr>
          <w:t>‎</w:t>
        </w:r>
        <w:r w:rsidRPr="00B73C2F">
          <w:rPr>
            <w:rStyle w:val="Hyperlink"/>
            <w:noProof/>
          </w:rPr>
          <w:t>2.4 - SPEEDD Runtime - Event-Driven Architecture (Traffic Use Case)</w:t>
        </w:r>
        <w:r>
          <w:rPr>
            <w:noProof/>
            <w:webHidden/>
          </w:rPr>
          <w:tab/>
        </w:r>
        <w:r>
          <w:rPr>
            <w:noProof/>
            <w:webHidden/>
          </w:rPr>
          <w:fldChar w:fldCharType="begin"/>
        </w:r>
        <w:r>
          <w:rPr>
            <w:noProof/>
            <w:webHidden/>
          </w:rPr>
          <w:instrText xml:space="preserve"> PAGEREF _Toc402095465 \h </w:instrText>
        </w:r>
        <w:r>
          <w:rPr>
            <w:noProof/>
            <w:webHidden/>
          </w:rPr>
        </w:r>
        <w:r>
          <w:rPr>
            <w:noProof/>
            <w:webHidden/>
          </w:rPr>
          <w:fldChar w:fldCharType="separate"/>
        </w:r>
        <w:r w:rsidR="008A5D49">
          <w:rPr>
            <w:noProof/>
            <w:webHidden/>
          </w:rPr>
          <w:t>13</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66" w:history="1">
        <w:r w:rsidRPr="00B73C2F">
          <w:rPr>
            <w:rStyle w:val="Hyperlink"/>
            <w:noProof/>
          </w:rPr>
          <w:t xml:space="preserve">Figure </w:t>
        </w:r>
        <w:r w:rsidRPr="00B73C2F">
          <w:rPr>
            <w:rStyle w:val="Hyperlink"/>
            <w:rFonts w:hint="eastAsia"/>
            <w:noProof/>
            <w:cs/>
          </w:rPr>
          <w:t>‎</w:t>
        </w:r>
        <w:r w:rsidRPr="00B73C2F">
          <w:rPr>
            <w:rStyle w:val="Hyperlink"/>
            <w:noProof/>
          </w:rPr>
          <w:t>2.5 - SPEEDD Runtime - Event-Driven Architecture (Credit Card Fraud Use Case)</w:t>
        </w:r>
        <w:r>
          <w:rPr>
            <w:noProof/>
            <w:webHidden/>
          </w:rPr>
          <w:tab/>
        </w:r>
        <w:r>
          <w:rPr>
            <w:noProof/>
            <w:webHidden/>
          </w:rPr>
          <w:fldChar w:fldCharType="begin"/>
        </w:r>
        <w:r>
          <w:rPr>
            <w:noProof/>
            <w:webHidden/>
          </w:rPr>
          <w:instrText xml:space="preserve"> PAGEREF _Toc402095466 \h </w:instrText>
        </w:r>
        <w:r>
          <w:rPr>
            <w:noProof/>
            <w:webHidden/>
          </w:rPr>
        </w:r>
        <w:r>
          <w:rPr>
            <w:noProof/>
            <w:webHidden/>
          </w:rPr>
          <w:fldChar w:fldCharType="separate"/>
        </w:r>
        <w:r w:rsidR="008A5D49">
          <w:rPr>
            <w:noProof/>
            <w:webHidden/>
          </w:rPr>
          <w:t>14</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67" w:history="1">
        <w:r w:rsidRPr="00B73C2F">
          <w:rPr>
            <w:rStyle w:val="Hyperlink"/>
            <w:noProof/>
          </w:rPr>
          <w:t xml:space="preserve">Figure </w:t>
        </w:r>
        <w:r w:rsidRPr="00B73C2F">
          <w:rPr>
            <w:rStyle w:val="Hyperlink"/>
            <w:rFonts w:hint="eastAsia"/>
            <w:noProof/>
            <w:cs/>
          </w:rPr>
          <w:t>‎</w:t>
        </w:r>
        <w:r w:rsidRPr="00B73C2F">
          <w:rPr>
            <w:rStyle w:val="Hyperlink"/>
            <w:noProof/>
          </w:rPr>
          <w:t>2.6 - Storm-Kafka Integration</w:t>
        </w:r>
        <w:r>
          <w:rPr>
            <w:noProof/>
            <w:webHidden/>
          </w:rPr>
          <w:tab/>
        </w:r>
        <w:r>
          <w:rPr>
            <w:noProof/>
            <w:webHidden/>
          </w:rPr>
          <w:fldChar w:fldCharType="begin"/>
        </w:r>
        <w:r>
          <w:rPr>
            <w:noProof/>
            <w:webHidden/>
          </w:rPr>
          <w:instrText xml:space="preserve"> PAGEREF _Toc402095467 \h </w:instrText>
        </w:r>
        <w:r>
          <w:rPr>
            <w:noProof/>
            <w:webHidden/>
          </w:rPr>
        </w:r>
        <w:r>
          <w:rPr>
            <w:noProof/>
            <w:webHidden/>
          </w:rPr>
          <w:fldChar w:fldCharType="separate"/>
        </w:r>
        <w:r w:rsidR="008A5D49">
          <w:rPr>
            <w:noProof/>
            <w:webHidden/>
          </w:rPr>
          <w:t>16</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68" w:history="1">
        <w:r w:rsidRPr="00B73C2F">
          <w:rPr>
            <w:rStyle w:val="Hyperlink"/>
            <w:noProof/>
          </w:rPr>
          <w:t xml:space="preserve">Figure </w:t>
        </w:r>
        <w:r w:rsidRPr="00B73C2F">
          <w:rPr>
            <w:rStyle w:val="Hyperlink"/>
            <w:rFonts w:hint="eastAsia"/>
            <w:noProof/>
            <w:cs/>
          </w:rPr>
          <w:t>‎</w:t>
        </w:r>
        <w:r w:rsidRPr="00B73C2F">
          <w:rPr>
            <w:rStyle w:val="Hyperlink"/>
            <w:noProof/>
          </w:rPr>
          <w:t>2.7 - Proton Authoring Tool and Runtime Engine</w:t>
        </w:r>
        <w:r>
          <w:rPr>
            <w:noProof/>
            <w:webHidden/>
          </w:rPr>
          <w:tab/>
        </w:r>
        <w:r>
          <w:rPr>
            <w:noProof/>
            <w:webHidden/>
          </w:rPr>
          <w:fldChar w:fldCharType="begin"/>
        </w:r>
        <w:r>
          <w:rPr>
            <w:noProof/>
            <w:webHidden/>
          </w:rPr>
          <w:instrText xml:space="preserve"> PAGEREF _Toc402095468 \h </w:instrText>
        </w:r>
        <w:r>
          <w:rPr>
            <w:noProof/>
            <w:webHidden/>
          </w:rPr>
        </w:r>
        <w:r>
          <w:rPr>
            <w:noProof/>
            <w:webHidden/>
          </w:rPr>
          <w:fldChar w:fldCharType="separate"/>
        </w:r>
        <w:r w:rsidR="008A5D49">
          <w:rPr>
            <w:noProof/>
            <w:webHidden/>
          </w:rPr>
          <w:t>18</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69" w:history="1">
        <w:r w:rsidRPr="00B73C2F">
          <w:rPr>
            <w:rStyle w:val="Hyperlink"/>
            <w:noProof/>
          </w:rPr>
          <w:t xml:space="preserve">Figure </w:t>
        </w:r>
        <w:r w:rsidRPr="00B73C2F">
          <w:rPr>
            <w:rStyle w:val="Hyperlink"/>
            <w:rFonts w:hint="eastAsia"/>
            <w:noProof/>
            <w:cs/>
          </w:rPr>
          <w:t>‎</w:t>
        </w:r>
        <w:r w:rsidRPr="00B73C2F">
          <w:rPr>
            <w:rStyle w:val="Hyperlink"/>
            <w:noProof/>
          </w:rPr>
          <w:t>2.8 - Proton Runtime and external systems</w:t>
        </w:r>
        <w:r>
          <w:rPr>
            <w:noProof/>
            <w:webHidden/>
          </w:rPr>
          <w:tab/>
        </w:r>
        <w:r>
          <w:rPr>
            <w:noProof/>
            <w:webHidden/>
          </w:rPr>
          <w:fldChar w:fldCharType="begin"/>
        </w:r>
        <w:r>
          <w:rPr>
            <w:noProof/>
            <w:webHidden/>
          </w:rPr>
          <w:instrText xml:space="preserve"> PAGEREF _Toc402095469 \h </w:instrText>
        </w:r>
        <w:r>
          <w:rPr>
            <w:noProof/>
            <w:webHidden/>
          </w:rPr>
        </w:r>
        <w:r>
          <w:rPr>
            <w:noProof/>
            <w:webHidden/>
          </w:rPr>
          <w:fldChar w:fldCharType="separate"/>
        </w:r>
        <w:r w:rsidR="008A5D49">
          <w:rPr>
            <w:noProof/>
            <w:webHidden/>
          </w:rPr>
          <w:t>19</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70" w:history="1">
        <w:r w:rsidRPr="00B73C2F">
          <w:rPr>
            <w:rStyle w:val="Hyperlink"/>
            <w:noProof/>
          </w:rPr>
          <w:t xml:space="preserve">Figure </w:t>
        </w:r>
        <w:r w:rsidRPr="00B73C2F">
          <w:rPr>
            <w:rStyle w:val="Hyperlink"/>
            <w:rFonts w:hint="eastAsia"/>
            <w:noProof/>
            <w:cs/>
          </w:rPr>
          <w:t>‎</w:t>
        </w:r>
        <w:r w:rsidRPr="00B73C2F">
          <w:rPr>
            <w:rStyle w:val="Hyperlink"/>
            <w:noProof/>
          </w:rPr>
          <w:t>2.9 - Proton components</w:t>
        </w:r>
        <w:r>
          <w:rPr>
            <w:noProof/>
            <w:webHidden/>
          </w:rPr>
          <w:tab/>
        </w:r>
        <w:r>
          <w:rPr>
            <w:noProof/>
            <w:webHidden/>
          </w:rPr>
          <w:fldChar w:fldCharType="begin"/>
        </w:r>
        <w:r>
          <w:rPr>
            <w:noProof/>
            <w:webHidden/>
          </w:rPr>
          <w:instrText xml:space="preserve"> PAGEREF _Toc402095470 \h </w:instrText>
        </w:r>
        <w:r>
          <w:rPr>
            <w:noProof/>
            <w:webHidden/>
          </w:rPr>
        </w:r>
        <w:r>
          <w:rPr>
            <w:noProof/>
            <w:webHidden/>
          </w:rPr>
          <w:fldChar w:fldCharType="separate"/>
        </w:r>
        <w:r w:rsidR="008A5D49">
          <w:rPr>
            <w:noProof/>
            <w:webHidden/>
          </w:rPr>
          <w:t>21</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71" w:history="1">
        <w:r w:rsidRPr="00B73C2F">
          <w:rPr>
            <w:rStyle w:val="Hyperlink"/>
            <w:noProof/>
          </w:rPr>
          <w:t xml:space="preserve">Figure </w:t>
        </w:r>
        <w:r w:rsidRPr="00B73C2F">
          <w:rPr>
            <w:rStyle w:val="Hyperlink"/>
            <w:rFonts w:hint="eastAsia"/>
            <w:noProof/>
            <w:cs/>
          </w:rPr>
          <w:t>‎</w:t>
        </w:r>
        <w:r w:rsidRPr="00B73C2F">
          <w:rPr>
            <w:rStyle w:val="Hyperlink"/>
            <w:noProof/>
          </w:rPr>
          <w:t>2.10 - Architecture of Proton on STORM</w:t>
        </w:r>
        <w:r>
          <w:rPr>
            <w:noProof/>
            <w:webHidden/>
          </w:rPr>
          <w:tab/>
        </w:r>
        <w:r>
          <w:rPr>
            <w:noProof/>
            <w:webHidden/>
          </w:rPr>
          <w:fldChar w:fldCharType="begin"/>
        </w:r>
        <w:r>
          <w:rPr>
            <w:noProof/>
            <w:webHidden/>
          </w:rPr>
          <w:instrText xml:space="preserve"> PAGEREF _Toc402095471 \h </w:instrText>
        </w:r>
        <w:r>
          <w:rPr>
            <w:noProof/>
            <w:webHidden/>
          </w:rPr>
        </w:r>
        <w:r>
          <w:rPr>
            <w:noProof/>
            <w:webHidden/>
          </w:rPr>
          <w:fldChar w:fldCharType="separate"/>
        </w:r>
        <w:r w:rsidR="008A5D49">
          <w:rPr>
            <w:noProof/>
            <w:webHidden/>
          </w:rPr>
          <w:t>22</w:t>
        </w:r>
        <w:r>
          <w:rPr>
            <w:noProof/>
            <w:webHidden/>
          </w:rPr>
          <w:fldChar w:fldCharType="end"/>
        </w:r>
      </w:hyperlink>
    </w:p>
    <w:p w:rsidR="00B0617E" w:rsidRDefault="00B0617E">
      <w:pPr>
        <w:pStyle w:val="TableofFigures"/>
        <w:tabs>
          <w:tab w:val="right" w:leader="dot" w:pos="9350"/>
        </w:tabs>
        <w:rPr>
          <w:noProof/>
          <w:lang w:eastAsia="en-US" w:bidi="he-IL"/>
        </w:rPr>
      </w:pPr>
      <w:hyperlink r:id="rId14" w:anchor="_Toc402095472" w:history="1">
        <w:r w:rsidRPr="00B73C2F">
          <w:rPr>
            <w:rStyle w:val="Hyperlink"/>
            <w:noProof/>
          </w:rPr>
          <w:t xml:space="preserve">Figure </w:t>
        </w:r>
        <w:r w:rsidRPr="00B73C2F">
          <w:rPr>
            <w:rStyle w:val="Hyperlink"/>
            <w:rFonts w:hint="eastAsia"/>
            <w:noProof/>
            <w:cs/>
          </w:rPr>
          <w:t>‎</w:t>
        </w:r>
        <w:r w:rsidRPr="00B73C2F">
          <w:rPr>
            <w:rStyle w:val="Hyperlink"/>
            <w:noProof/>
          </w:rPr>
          <w:t>2.11 - SPEEDD Traffic Use Case, physical system: Decision making will implement a hierarchical control scheme consisting of local feedback on a freeway and a network-wide planning layer.</w:t>
        </w:r>
        <w:r>
          <w:rPr>
            <w:noProof/>
            <w:webHidden/>
          </w:rPr>
          <w:tab/>
        </w:r>
        <w:r>
          <w:rPr>
            <w:noProof/>
            <w:webHidden/>
          </w:rPr>
          <w:fldChar w:fldCharType="begin"/>
        </w:r>
        <w:r>
          <w:rPr>
            <w:noProof/>
            <w:webHidden/>
          </w:rPr>
          <w:instrText xml:space="preserve"> PAGEREF _Toc402095472 \h </w:instrText>
        </w:r>
        <w:r>
          <w:rPr>
            <w:noProof/>
            <w:webHidden/>
          </w:rPr>
        </w:r>
        <w:r>
          <w:rPr>
            <w:noProof/>
            <w:webHidden/>
          </w:rPr>
          <w:fldChar w:fldCharType="separate"/>
        </w:r>
        <w:r w:rsidR="008A5D49">
          <w:rPr>
            <w:noProof/>
            <w:webHidden/>
          </w:rPr>
          <w:t>24</w:t>
        </w:r>
        <w:r>
          <w:rPr>
            <w:noProof/>
            <w:webHidden/>
          </w:rPr>
          <w:fldChar w:fldCharType="end"/>
        </w:r>
      </w:hyperlink>
    </w:p>
    <w:p w:rsidR="00B0617E" w:rsidRDefault="00B0617E">
      <w:pPr>
        <w:pStyle w:val="TableofFigures"/>
        <w:tabs>
          <w:tab w:val="right" w:leader="dot" w:pos="9350"/>
        </w:tabs>
        <w:rPr>
          <w:noProof/>
          <w:lang w:eastAsia="en-US" w:bidi="he-IL"/>
        </w:rPr>
      </w:pPr>
      <w:hyperlink r:id="rId15" w:anchor="_Toc402095473" w:history="1">
        <w:r w:rsidRPr="00B73C2F">
          <w:rPr>
            <w:rStyle w:val="Hyperlink"/>
            <w:noProof/>
          </w:rPr>
          <w:t xml:space="preserve">Figure </w:t>
        </w:r>
        <w:r w:rsidRPr="00B73C2F">
          <w:rPr>
            <w:rStyle w:val="Hyperlink"/>
            <w:rFonts w:hint="eastAsia"/>
            <w:noProof/>
            <w:cs/>
          </w:rPr>
          <w:t>‎</w:t>
        </w:r>
        <w:r w:rsidRPr="00B73C2F">
          <w:rPr>
            <w:rStyle w:val="Hyperlink"/>
            <w:noProof/>
          </w:rPr>
          <w:t>2.12 - SPEEDD Traffic Use Case, implementation at runtime: The decision-making module includes a collection of Kalman filters and feedback controllers. It also has access to an external black-box oracle.</w:t>
        </w:r>
        <w:r>
          <w:rPr>
            <w:noProof/>
            <w:webHidden/>
          </w:rPr>
          <w:tab/>
        </w:r>
        <w:r>
          <w:rPr>
            <w:noProof/>
            <w:webHidden/>
          </w:rPr>
          <w:fldChar w:fldCharType="begin"/>
        </w:r>
        <w:r>
          <w:rPr>
            <w:noProof/>
            <w:webHidden/>
          </w:rPr>
          <w:instrText xml:space="preserve"> PAGEREF _Toc402095473 \h </w:instrText>
        </w:r>
        <w:r>
          <w:rPr>
            <w:noProof/>
            <w:webHidden/>
          </w:rPr>
        </w:r>
        <w:r>
          <w:rPr>
            <w:noProof/>
            <w:webHidden/>
          </w:rPr>
          <w:fldChar w:fldCharType="separate"/>
        </w:r>
        <w:r w:rsidR="008A5D49">
          <w:rPr>
            <w:noProof/>
            <w:webHidden/>
          </w:rPr>
          <w:t>24</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74" w:history="1">
        <w:r w:rsidRPr="00B73C2F">
          <w:rPr>
            <w:rStyle w:val="Hyperlink"/>
            <w:noProof/>
          </w:rPr>
          <w:t xml:space="preserve">Figure </w:t>
        </w:r>
        <w:r w:rsidRPr="00B73C2F">
          <w:rPr>
            <w:rStyle w:val="Hyperlink"/>
            <w:rFonts w:hint="eastAsia"/>
            <w:noProof/>
            <w:cs/>
          </w:rPr>
          <w:t>‎</w:t>
        </w:r>
        <w:r w:rsidRPr="00B73C2F">
          <w:rPr>
            <w:rStyle w:val="Hyperlink"/>
            <w:noProof/>
          </w:rPr>
          <w:t>2.13 - Dashboard Architecture</w:t>
        </w:r>
        <w:r>
          <w:rPr>
            <w:noProof/>
            <w:webHidden/>
          </w:rPr>
          <w:tab/>
        </w:r>
        <w:r>
          <w:rPr>
            <w:noProof/>
            <w:webHidden/>
          </w:rPr>
          <w:fldChar w:fldCharType="begin"/>
        </w:r>
        <w:r>
          <w:rPr>
            <w:noProof/>
            <w:webHidden/>
          </w:rPr>
          <w:instrText xml:space="preserve"> PAGEREF _Toc402095474 \h </w:instrText>
        </w:r>
        <w:r>
          <w:rPr>
            <w:noProof/>
            <w:webHidden/>
          </w:rPr>
        </w:r>
        <w:r>
          <w:rPr>
            <w:noProof/>
            <w:webHidden/>
          </w:rPr>
          <w:fldChar w:fldCharType="separate"/>
        </w:r>
        <w:r w:rsidR="008A5D49">
          <w:rPr>
            <w:noProof/>
            <w:webHidden/>
          </w:rPr>
          <w:t>25</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75" w:history="1">
        <w:r w:rsidRPr="00B73C2F">
          <w:rPr>
            <w:rStyle w:val="Hyperlink"/>
            <w:noProof/>
          </w:rPr>
          <w:t xml:space="preserve">Figure </w:t>
        </w:r>
        <w:r w:rsidRPr="00B73C2F">
          <w:rPr>
            <w:rStyle w:val="Hyperlink"/>
            <w:rFonts w:hint="eastAsia"/>
            <w:noProof/>
            <w:cs/>
          </w:rPr>
          <w:t>‎</w:t>
        </w:r>
        <w:r w:rsidRPr="00B73C2F">
          <w:rPr>
            <w:rStyle w:val="Hyperlink"/>
            <w:noProof/>
          </w:rPr>
          <w:t>2.14 - User Interface</w:t>
        </w:r>
        <w:r>
          <w:rPr>
            <w:noProof/>
            <w:webHidden/>
          </w:rPr>
          <w:tab/>
        </w:r>
        <w:r>
          <w:rPr>
            <w:noProof/>
            <w:webHidden/>
          </w:rPr>
          <w:fldChar w:fldCharType="begin"/>
        </w:r>
        <w:r>
          <w:rPr>
            <w:noProof/>
            <w:webHidden/>
          </w:rPr>
          <w:instrText xml:space="preserve"> PAGEREF _Toc402095475 \h </w:instrText>
        </w:r>
        <w:r>
          <w:rPr>
            <w:noProof/>
            <w:webHidden/>
          </w:rPr>
        </w:r>
        <w:r>
          <w:rPr>
            <w:noProof/>
            <w:webHidden/>
          </w:rPr>
          <w:fldChar w:fldCharType="separate"/>
        </w:r>
        <w:r w:rsidR="008A5D49">
          <w:rPr>
            <w:noProof/>
            <w:webHidden/>
          </w:rPr>
          <w:t>27</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76" w:history="1">
        <w:r w:rsidRPr="00B73C2F">
          <w:rPr>
            <w:rStyle w:val="Hyperlink"/>
            <w:noProof/>
          </w:rPr>
          <w:t xml:space="preserve">Figure </w:t>
        </w:r>
        <w:r w:rsidRPr="00B73C2F">
          <w:rPr>
            <w:rStyle w:val="Hyperlink"/>
            <w:rFonts w:hint="eastAsia"/>
            <w:noProof/>
            <w:cs/>
          </w:rPr>
          <w:t>‎</w:t>
        </w:r>
        <w:r w:rsidRPr="00B73C2F">
          <w:rPr>
            <w:rStyle w:val="Hyperlink"/>
            <w:noProof/>
          </w:rPr>
          <w:t>2.15 - SPEEDD Design Time Architecture</w:t>
        </w:r>
        <w:r>
          <w:rPr>
            <w:noProof/>
            <w:webHidden/>
          </w:rPr>
          <w:tab/>
        </w:r>
        <w:r>
          <w:rPr>
            <w:noProof/>
            <w:webHidden/>
          </w:rPr>
          <w:fldChar w:fldCharType="begin"/>
        </w:r>
        <w:r>
          <w:rPr>
            <w:noProof/>
            <w:webHidden/>
          </w:rPr>
          <w:instrText xml:space="preserve"> PAGEREF _Toc402095476 \h </w:instrText>
        </w:r>
        <w:r>
          <w:rPr>
            <w:noProof/>
            <w:webHidden/>
          </w:rPr>
        </w:r>
        <w:r>
          <w:rPr>
            <w:noProof/>
            <w:webHidden/>
          </w:rPr>
          <w:fldChar w:fldCharType="separate"/>
        </w:r>
        <w:r w:rsidR="008A5D49">
          <w:rPr>
            <w:noProof/>
            <w:webHidden/>
          </w:rPr>
          <w:t>28</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77" w:history="1">
        <w:r w:rsidRPr="00B73C2F">
          <w:rPr>
            <w:rStyle w:val="Hyperlink"/>
            <w:noProof/>
          </w:rPr>
          <w:t xml:space="preserve">Figure </w:t>
        </w:r>
        <w:r w:rsidRPr="00B73C2F">
          <w:rPr>
            <w:rStyle w:val="Hyperlink"/>
            <w:rFonts w:hint="eastAsia"/>
            <w:noProof/>
            <w:cs/>
          </w:rPr>
          <w:t>‎</w:t>
        </w:r>
        <w:r w:rsidRPr="00B73C2F">
          <w:rPr>
            <w:rStyle w:val="Hyperlink"/>
            <w:noProof/>
          </w:rPr>
          <w:t>2.16 - Deployment Architecture</w:t>
        </w:r>
        <w:r>
          <w:rPr>
            <w:noProof/>
            <w:webHidden/>
          </w:rPr>
          <w:tab/>
        </w:r>
        <w:r>
          <w:rPr>
            <w:noProof/>
            <w:webHidden/>
          </w:rPr>
          <w:fldChar w:fldCharType="begin"/>
        </w:r>
        <w:r>
          <w:rPr>
            <w:noProof/>
            <w:webHidden/>
          </w:rPr>
          <w:instrText xml:space="preserve"> PAGEREF _Toc402095477 \h </w:instrText>
        </w:r>
        <w:r>
          <w:rPr>
            <w:noProof/>
            <w:webHidden/>
          </w:rPr>
        </w:r>
        <w:r>
          <w:rPr>
            <w:noProof/>
            <w:webHidden/>
          </w:rPr>
          <w:fldChar w:fldCharType="separate"/>
        </w:r>
        <w:r w:rsidR="008A5D49">
          <w:rPr>
            <w:noProof/>
            <w:webHidden/>
          </w:rPr>
          <w:t>30</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78" w:history="1">
        <w:r w:rsidRPr="00B73C2F">
          <w:rPr>
            <w:rStyle w:val="Hyperlink"/>
            <w:noProof/>
          </w:rPr>
          <w:t xml:space="preserve">Figure </w:t>
        </w:r>
        <w:r w:rsidRPr="00B73C2F">
          <w:rPr>
            <w:rStyle w:val="Hyperlink"/>
            <w:rFonts w:hint="eastAsia"/>
            <w:noProof/>
            <w:cs/>
          </w:rPr>
          <w:t>‎</w:t>
        </w:r>
        <w:r w:rsidRPr="00B73C2F">
          <w:rPr>
            <w:rStyle w:val="Hyperlink"/>
            <w:noProof/>
          </w:rPr>
          <w:t>5.1 - Storm Topology</w:t>
        </w:r>
        <w:r>
          <w:rPr>
            <w:noProof/>
            <w:webHidden/>
          </w:rPr>
          <w:tab/>
        </w:r>
        <w:r>
          <w:rPr>
            <w:noProof/>
            <w:webHidden/>
          </w:rPr>
          <w:fldChar w:fldCharType="begin"/>
        </w:r>
        <w:r>
          <w:rPr>
            <w:noProof/>
            <w:webHidden/>
          </w:rPr>
          <w:instrText xml:space="preserve"> PAGEREF _Toc402095478 \h </w:instrText>
        </w:r>
        <w:r>
          <w:rPr>
            <w:noProof/>
            <w:webHidden/>
          </w:rPr>
        </w:r>
        <w:r>
          <w:rPr>
            <w:noProof/>
            <w:webHidden/>
          </w:rPr>
          <w:fldChar w:fldCharType="separate"/>
        </w:r>
        <w:r w:rsidR="008A5D49">
          <w:rPr>
            <w:noProof/>
            <w:webHidden/>
          </w:rPr>
          <w:t>37</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79" w:history="1">
        <w:r w:rsidRPr="00B73C2F">
          <w:rPr>
            <w:rStyle w:val="Hyperlink"/>
            <w:noProof/>
          </w:rPr>
          <w:t xml:space="preserve">Figure </w:t>
        </w:r>
        <w:r w:rsidRPr="00B73C2F">
          <w:rPr>
            <w:rStyle w:val="Hyperlink"/>
            <w:rFonts w:hint="eastAsia"/>
            <w:noProof/>
            <w:cs/>
          </w:rPr>
          <w:t>‎</w:t>
        </w:r>
        <w:r w:rsidRPr="00B73C2F">
          <w:rPr>
            <w:rStyle w:val="Hyperlink"/>
            <w:noProof/>
          </w:rPr>
          <w:t>5.2 - Storm Parallelization</w:t>
        </w:r>
        <w:r>
          <w:rPr>
            <w:noProof/>
            <w:webHidden/>
          </w:rPr>
          <w:tab/>
        </w:r>
        <w:r>
          <w:rPr>
            <w:noProof/>
            <w:webHidden/>
          </w:rPr>
          <w:fldChar w:fldCharType="begin"/>
        </w:r>
        <w:r>
          <w:rPr>
            <w:noProof/>
            <w:webHidden/>
          </w:rPr>
          <w:instrText xml:space="preserve"> PAGEREF _Toc402095479 \h </w:instrText>
        </w:r>
        <w:r>
          <w:rPr>
            <w:noProof/>
            <w:webHidden/>
          </w:rPr>
        </w:r>
        <w:r>
          <w:rPr>
            <w:noProof/>
            <w:webHidden/>
          </w:rPr>
          <w:fldChar w:fldCharType="separate"/>
        </w:r>
        <w:r w:rsidR="008A5D49">
          <w:rPr>
            <w:noProof/>
            <w:webHidden/>
          </w:rPr>
          <w:t>37</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80" w:history="1">
        <w:r w:rsidRPr="00B73C2F">
          <w:rPr>
            <w:rStyle w:val="Hyperlink"/>
            <w:noProof/>
          </w:rPr>
          <w:t xml:space="preserve">Figure </w:t>
        </w:r>
        <w:r w:rsidRPr="00B73C2F">
          <w:rPr>
            <w:rStyle w:val="Hyperlink"/>
            <w:rFonts w:hint="eastAsia"/>
            <w:noProof/>
            <w:cs/>
          </w:rPr>
          <w:t>‎</w:t>
        </w:r>
        <w:r w:rsidRPr="00B73C2F">
          <w:rPr>
            <w:rStyle w:val="Hyperlink"/>
            <w:noProof/>
          </w:rPr>
          <w:t>5.3 - Akka Actors Hierarchy</w:t>
        </w:r>
        <w:r>
          <w:rPr>
            <w:noProof/>
            <w:webHidden/>
          </w:rPr>
          <w:tab/>
        </w:r>
        <w:r>
          <w:rPr>
            <w:noProof/>
            <w:webHidden/>
          </w:rPr>
          <w:fldChar w:fldCharType="begin"/>
        </w:r>
        <w:r>
          <w:rPr>
            <w:noProof/>
            <w:webHidden/>
          </w:rPr>
          <w:instrText xml:space="preserve"> PAGEREF _Toc402095480 \h </w:instrText>
        </w:r>
        <w:r>
          <w:rPr>
            <w:noProof/>
            <w:webHidden/>
          </w:rPr>
        </w:r>
        <w:r>
          <w:rPr>
            <w:noProof/>
            <w:webHidden/>
          </w:rPr>
          <w:fldChar w:fldCharType="separate"/>
        </w:r>
        <w:r w:rsidR="008A5D49">
          <w:rPr>
            <w:noProof/>
            <w:webHidden/>
          </w:rPr>
          <w:t>39</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81" w:history="1">
        <w:r w:rsidRPr="00B73C2F">
          <w:rPr>
            <w:rStyle w:val="Hyperlink"/>
            <w:noProof/>
          </w:rPr>
          <w:t xml:space="preserve">Figure </w:t>
        </w:r>
        <w:r w:rsidRPr="00B73C2F">
          <w:rPr>
            <w:rStyle w:val="Hyperlink"/>
            <w:rFonts w:hint="eastAsia"/>
            <w:noProof/>
            <w:cs/>
          </w:rPr>
          <w:t>‎</w:t>
        </w:r>
        <w:r w:rsidRPr="00B73C2F">
          <w:rPr>
            <w:rStyle w:val="Hyperlink"/>
            <w:noProof/>
          </w:rPr>
          <w:t>5.4 - D-Stream is a major concept in Spark Streaming</w:t>
        </w:r>
        <w:r>
          <w:rPr>
            <w:noProof/>
            <w:webHidden/>
          </w:rPr>
          <w:tab/>
        </w:r>
        <w:r>
          <w:rPr>
            <w:noProof/>
            <w:webHidden/>
          </w:rPr>
          <w:fldChar w:fldCharType="begin"/>
        </w:r>
        <w:r>
          <w:rPr>
            <w:noProof/>
            <w:webHidden/>
          </w:rPr>
          <w:instrText xml:space="preserve"> PAGEREF _Toc402095481 \h </w:instrText>
        </w:r>
        <w:r>
          <w:rPr>
            <w:noProof/>
            <w:webHidden/>
          </w:rPr>
        </w:r>
        <w:r>
          <w:rPr>
            <w:noProof/>
            <w:webHidden/>
          </w:rPr>
          <w:fldChar w:fldCharType="separate"/>
        </w:r>
        <w:r w:rsidR="008A5D49">
          <w:rPr>
            <w:noProof/>
            <w:webHidden/>
          </w:rPr>
          <w:t>40</w:t>
        </w:r>
        <w:r>
          <w:rPr>
            <w:noProof/>
            <w:webHidden/>
          </w:rPr>
          <w:fldChar w:fldCharType="end"/>
        </w:r>
      </w:hyperlink>
    </w:p>
    <w:p w:rsidR="00B0617E" w:rsidRDefault="00B0617E">
      <w:pPr>
        <w:pStyle w:val="TableofFigures"/>
        <w:tabs>
          <w:tab w:val="right" w:leader="dot" w:pos="9350"/>
        </w:tabs>
        <w:rPr>
          <w:noProof/>
          <w:lang w:eastAsia="en-US" w:bidi="he-IL"/>
        </w:rPr>
      </w:pPr>
      <w:hyperlink w:anchor="_Toc402095482" w:history="1">
        <w:r w:rsidRPr="00B73C2F">
          <w:rPr>
            <w:rStyle w:val="Hyperlink"/>
            <w:noProof/>
          </w:rPr>
          <w:t xml:space="preserve">Figure </w:t>
        </w:r>
        <w:r w:rsidRPr="00B73C2F">
          <w:rPr>
            <w:rStyle w:val="Hyperlink"/>
            <w:rFonts w:hint="eastAsia"/>
            <w:noProof/>
            <w:cs/>
          </w:rPr>
          <w:t>‎</w:t>
        </w:r>
        <w:r w:rsidRPr="00B73C2F">
          <w:rPr>
            <w:rStyle w:val="Hyperlink"/>
            <w:noProof/>
          </w:rPr>
          <w:t>6.1 – components when events are CDRs arrival</w:t>
        </w:r>
        <w:r>
          <w:rPr>
            <w:noProof/>
            <w:webHidden/>
          </w:rPr>
          <w:tab/>
        </w:r>
        <w:r>
          <w:rPr>
            <w:noProof/>
            <w:webHidden/>
          </w:rPr>
          <w:fldChar w:fldCharType="begin"/>
        </w:r>
        <w:r>
          <w:rPr>
            <w:noProof/>
            <w:webHidden/>
          </w:rPr>
          <w:instrText xml:space="preserve"> PAGEREF _Toc402095482 \h </w:instrText>
        </w:r>
        <w:r>
          <w:rPr>
            <w:noProof/>
            <w:webHidden/>
          </w:rPr>
        </w:r>
        <w:r>
          <w:rPr>
            <w:noProof/>
            <w:webHidden/>
          </w:rPr>
          <w:fldChar w:fldCharType="separate"/>
        </w:r>
        <w:r w:rsidR="008A5D49">
          <w:rPr>
            <w:noProof/>
            <w:webHidden/>
          </w:rPr>
          <w:t>48</w:t>
        </w:r>
        <w:r>
          <w:rPr>
            <w:noProof/>
            <w:webHidden/>
          </w:rPr>
          <w:fldChar w:fldCharType="end"/>
        </w:r>
      </w:hyperlink>
    </w:p>
    <w:p w:rsidR="001E6859" w:rsidRDefault="00290079">
      <w:r>
        <w:fldChar w:fldCharType="end"/>
      </w:r>
    </w:p>
    <w:p w:rsidR="001E6859" w:rsidRDefault="001E6859">
      <w:r>
        <w:br w:type="page"/>
      </w:r>
    </w:p>
    <w:p w:rsidR="00DB4CDC" w:rsidRDefault="00DB4CDC" w:rsidP="00DB4CDC">
      <w:pPr>
        <w:pStyle w:val="Heading1"/>
      </w:pPr>
      <w:bookmarkStart w:id="1" w:name="_Toc402095420"/>
      <w:r>
        <w:lastRenderedPageBreak/>
        <w:t>Introduction</w:t>
      </w:r>
      <w:bookmarkEnd w:id="1"/>
    </w:p>
    <w:p w:rsidR="000842F0" w:rsidRPr="006465F5" w:rsidRDefault="000842F0" w:rsidP="00E80A43">
      <w:pPr>
        <w:pStyle w:val="Heading2"/>
      </w:pPr>
      <w:bookmarkStart w:id="2" w:name="_Toc402095421"/>
      <w:r w:rsidRPr="006465F5">
        <w:t>History of the document</w:t>
      </w:r>
      <w:bookmarkEnd w:id="2"/>
    </w:p>
    <w:p w:rsidR="000842F0" w:rsidRDefault="000842F0" w:rsidP="000842F0">
      <w:pPr>
        <w:jc w:val="both"/>
        <w:rPr>
          <w:rFonts w:eastAsia="MS Mincho"/>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440"/>
        <w:gridCol w:w="2970"/>
        <w:gridCol w:w="4068"/>
      </w:tblGrid>
      <w:tr w:rsidR="000842F0" w:rsidTr="0040646D">
        <w:tc>
          <w:tcPr>
            <w:tcW w:w="1098" w:type="dxa"/>
          </w:tcPr>
          <w:p w:rsidR="000842F0" w:rsidRPr="000842F0" w:rsidRDefault="000842F0" w:rsidP="000842F0">
            <w:pPr>
              <w:jc w:val="both"/>
              <w:rPr>
                <w:rFonts w:eastAsia="MS Mincho"/>
                <w:b/>
                <w:lang w:eastAsia="ja-JP"/>
              </w:rPr>
            </w:pPr>
            <w:r w:rsidRPr="000842F0">
              <w:rPr>
                <w:rFonts w:eastAsia="MS Mincho"/>
                <w:b/>
                <w:lang w:eastAsia="ja-JP"/>
              </w:rPr>
              <w:t>Version</w:t>
            </w:r>
          </w:p>
        </w:tc>
        <w:tc>
          <w:tcPr>
            <w:tcW w:w="1440" w:type="dxa"/>
          </w:tcPr>
          <w:p w:rsidR="000842F0" w:rsidRPr="000842F0" w:rsidRDefault="000842F0" w:rsidP="000842F0">
            <w:pPr>
              <w:jc w:val="both"/>
              <w:rPr>
                <w:rFonts w:eastAsia="MS Mincho"/>
                <w:b/>
                <w:lang w:eastAsia="ja-JP"/>
              </w:rPr>
            </w:pPr>
            <w:r w:rsidRPr="000842F0">
              <w:rPr>
                <w:rFonts w:eastAsia="MS Mincho"/>
                <w:b/>
                <w:lang w:eastAsia="ja-JP"/>
              </w:rPr>
              <w:t>Date</w:t>
            </w:r>
          </w:p>
        </w:tc>
        <w:tc>
          <w:tcPr>
            <w:tcW w:w="2970" w:type="dxa"/>
          </w:tcPr>
          <w:p w:rsidR="000842F0" w:rsidRPr="000842F0" w:rsidRDefault="000842F0" w:rsidP="000842F0">
            <w:pPr>
              <w:jc w:val="both"/>
              <w:rPr>
                <w:rFonts w:eastAsia="MS Mincho"/>
                <w:b/>
                <w:lang w:eastAsia="ja-JP"/>
              </w:rPr>
            </w:pPr>
            <w:r w:rsidRPr="000842F0">
              <w:rPr>
                <w:rFonts w:eastAsia="MS Mincho"/>
                <w:b/>
                <w:lang w:eastAsia="ja-JP"/>
              </w:rPr>
              <w:t>Author</w:t>
            </w:r>
          </w:p>
        </w:tc>
        <w:tc>
          <w:tcPr>
            <w:tcW w:w="4068" w:type="dxa"/>
          </w:tcPr>
          <w:p w:rsidR="000842F0" w:rsidRPr="000842F0" w:rsidRDefault="000842F0" w:rsidP="000842F0">
            <w:pPr>
              <w:jc w:val="both"/>
              <w:rPr>
                <w:rFonts w:eastAsia="MS Mincho"/>
                <w:b/>
                <w:lang w:eastAsia="ja-JP"/>
              </w:rPr>
            </w:pPr>
            <w:r w:rsidRPr="000842F0">
              <w:rPr>
                <w:rFonts w:eastAsia="MS Mincho"/>
                <w:b/>
                <w:lang w:eastAsia="ja-JP"/>
              </w:rPr>
              <w:t>Change Description</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0.1</w:t>
            </w:r>
          </w:p>
        </w:tc>
        <w:tc>
          <w:tcPr>
            <w:tcW w:w="1440" w:type="dxa"/>
          </w:tcPr>
          <w:p w:rsidR="000842F0" w:rsidRDefault="00D06A87" w:rsidP="000842F0">
            <w:pPr>
              <w:jc w:val="both"/>
              <w:rPr>
                <w:rFonts w:eastAsia="MS Mincho"/>
                <w:lang w:eastAsia="ja-JP"/>
              </w:rPr>
            </w:pPr>
            <w:r>
              <w:rPr>
                <w:rFonts w:eastAsia="MS Mincho"/>
                <w:lang w:eastAsia="ja-JP"/>
              </w:rPr>
              <w:t>15/10</w:t>
            </w:r>
            <w:r w:rsidR="000842F0">
              <w:rPr>
                <w:rFonts w:eastAsia="MS Mincho"/>
                <w:lang w:eastAsia="ja-JP"/>
              </w:rPr>
              <w:t>/2014</w:t>
            </w:r>
          </w:p>
        </w:tc>
        <w:tc>
          <w:tcPr>
            <w:tcW w:w="2970" w:type="dxa"/>
          </w:tcPr>
          <w:p w:rsidR="000842F0" w:rsidRDefault="000842F0" w:rsidP="00D06A87">
            <w:pPr>
              <w:jc w:val="both"/>
              <w:rPr>
                <w:rFonts w:eastAsia="MS Mincho"/>
                <w:lang w:eastAsia="ja-JP"/>
              </w:rPr>
            </w:pPr>
            <w:r>
              <w:rPr>
                <w:rFonts w:eastAsia="MS Mincho"/>
                <w:lang w:eastAsia="ja-JP"/>
              </w:rPr>
              <w:t xml:space="preserve">Alexander </w:t>
            </w:r>
            <w:r w:rsidR="00D06A87">
              <w:rPr>
                <w:rFonts w:eastAsia="MS Mincho"/>
                <w:lang w:eastAsia="ja-JP"/>
              </w:rPr>
              <w:t xml:space="preserve">Kofman </w:t>
            </w:r>
            <w:r>
              <w:rPr>
                <w:rFonts w:eastAsia="MS Mincho"/>
                <w:lang w:eastAsia="ja-JP"/>
              </w:rPr>
              <w:t>(</w:t>
            </w:r>
            <w:r w:rsidR="00D06A87">
              <w:rPr>
                <w:rFonts w:eastAsia="MS Mincho"/>
                <w:lang w:eastAsia="ja-JP"/>
              </w:rPr>
              <w:t>IBM</w:t>
            </w:r>
            <w:r>
              <w:rPr>
                <w:rFonts w:eastAsia="MS Mincho"/>
                <w:lang w:eastAsia="ja-JP"/>
              </w:rPr>
              <w:t>)</w:t>
            </w:r>
          </w:p>
        </w:tc>
        <w:tc>
          <w:tcPr>
            <w:tcW w:w="4068" w:type="dxa"/>
          </w:tcPr>
          <w:p w:rsidR="000842F0" w:rsidRDefault="004B0158" w:rsidP="000842F0">
            <w:pPr>
              <w:jc w:val="both"/>
              <w:rPr>
                <w:rFonts w:eastAsia="MS Mincho"/>
                <w:lang w:eastAsia="ja-JP"/>
              </w:rPr>
            </w:pPr>
            <w:r>
              <w:rPr>
                <w:rFonts w:eastAsia="MS Mincho"/>
                <w:lang w:eastAsia="ja-JP"/>
              </w:rPr>
              <w:t>First</w:t>
            </w:r>
            <w:r w:rsidR="00D06A87">
              <w:rPr>
                <w:rFonts w:eastAsia="MS Mincho"/>
                <w:lang w:eastAsia="ja-JP"/>
              </w:rPr>
              <w:t xml:space="preserve"> draft</w:t>
            </w:r>
          </w:p>
        </w:tc>
      </w:tr>
      <w:tr w:rsidR="00EC28D0" w:rsidTr="0040646D">
        <w:tc>
          <w:tcPr>
            <w:tcW w:w="1098" w:type="dxa"/>
          </w:tcPr>
          <w:p w:rsidR="00EC28D0" w:rsidRDefault="00EC28D0" w:rsidP="000842F0">
            <w:pPr>
              <w:jc w:val="both"/>
              <w:rPr>
                <w:rFonts w:eastAsia="MS Mincho"/>
                <w:lang w:eastAsia="ja-JP"/>
              </w:rPr>
            </w:pPr>
            <w:r>
              <w:rPr>
                <w:rFonts w:eastAsia="MS Mincho"/>
                <w:lang w:eastAsia="ja-JP"/>
              </w:rPr>
              <w:t>0.2</w:t>
            </w:r>
          </w:p>
        </w:tc>
        <w:tc>
          <w:tcPr>
            <w:tcW w:w="1440" w:type="dxa"/>
          </w:tcPr>
          <w:p w:rsidR="00EC28D0" w:rsidRDefault="00EC28D0" w:rsidP="000842F0">
            <w:pPr>
              <w:jc w:val="both"/>
              <w:rPr>
                <w:rFonts w:eastAsia="MS Mincho"/>
                <w:lang w:eastAsia="ja-JP"/>
              </w:rPr>
            </w:pPr>
            <w:r>
              <w:rPr>
                <w:rFonts w:eastAsia="MS Mincho"/>
                <w:lang w:eastAsia="ja-JP"/>
              </w:rPr>
              <w:t>26/10/2014</w:t>
            </w:r>
          </w:p>
        </w:tc>
        <w:tc>
          <w:tcPr>
            <w:tcW w:w="2970" w:type="dxa"/>
          </w:tcPr>
          <w:p w:rsidR="00EC28D0" w:rsidRDefault="00EC28D0" w:rsidP="00D06A87">
            <w:pPr>
              <w:jc w:val="both"/>
              <w:rPr>
                <w:rFonts w:eastAsia="MS Mincho"/>
                <w:lang w:eastAsia="ja-JP"/>
              </w:rPr>
            </w:pPr>
            <w:r>
              <w:rPr>
                <w:rFonts w:eastAsia="MS Mincho"/>
                <w:lang w:eastAsia="ja-JP"/>
              </w:rPr>
              <w:t>Alexander Kofman (IBM)</w:t>
            </w:r>
          </w:p>
        </w:tc>
        <w:tc>
          <w:tcPr>
            <w:tcW w:w="4068" w:type="dxa"/>
          </w:tcPr>
          <w:p w:rsidR="00EC28D0" w:rsidRDefault="00EC28D0" w:rsidP="000842F0">
            <w:pPr>
              <w:jc w:val="both"/>
              <w:rPr>
                <w:rFonts w:eastAsia="MS Mincho"/>
                <w:lang w:eastAsia="ja-JP"/>
              </w:rPr>
            </w:pPr>
            <w:r>
              <w:rPr>
                <w:rFonts w:eastAsia="MS Mincho"/>
                <w:lang w:eastAsia="ja-JP"/>
              </w:rPr>
              <w:t>Updates per internal review</w:t>
            </w:r>
          </w:p>
        </w:tc>
      </w:tr>
      <w:tr w:rsidR="000842F0" w:rsidTr="0040646D">
        <w:tc>
          <w:tcPr>
            <w:tcW w:w="1098" w:type="dxa"/>
          </w:tcPr>
          <w:p w:rsidR="000842F0" w:rsidRDefault="000842F0" w:rsidP="000842F0">
            <w:pPr>
              <w:jc w:val="both"/>
              <w:rPr>
                <w:rFonts w:eastAsia="MS Mincho"/>
                <w:lang w:eastAsia="ja-JP"/>
              </w:rPr>
            </w:pPr>
          </w:p>
        </w:tc>
        <w:tc>
          <w:tcPr>
            <w:tcW w:w="1440" w:type="dxa"/>
          </w:tcPr>
          <w:p w:rsidR="000842F0" w:rsidRDefault="000842F0" w:rsidP="000842F0">
            <w:pPr>
              <w:jc w:val="both"/>
              <w:rPr>
                <w:rFonts w:eastAsia="MS Mincho"/>
                <w:lang w:eastAsia="ja-JP"/>
              </w:rPr>
            </w:pPr>
          </w:p>
        </w:tc>
        <w:tc>
          <w:tcPr>
            <w:tcW w:w="2970" w:type="dxa"/>
          </w:tcPr>
          <w:p w:rsidR="000842F0" w:rsidRDefault="000842F0" w:rsidP="000842F0">
            <w:pPr>
              <w:jc w:val="both"/>
              <w:rPr>
                <w:rFonts w:eastAsia="MS Mincho"/>
                <w:lang w:eastAsia="ja-JP"/>
              </w:rPr>
            </w:pPr>
          </w:p>
        </w:tc>
        <w:tc>
          <w:tcPr>
            <w:tcW w:w="4068" w:type="dxa"/>
          </w:tcPr>
          <w:p w:rsidR="000842F0" w:rsidRDefault="000842F0" w:rsidP="000842F0">
            <w:pPr>
              <w:jc w:val="both"/>
              <w:rPr>
                <w:rFonts w:eastAsia="MS Mincho"/>
                <w:lang w:eastAsia="ja-JP"/>
              </w:rPr>
            </w:pPr>
          </w:p>
        </w:tc>
      </w:tr>
    </w:tbl>
    <w:p w:rsidR="0040646D" w:rsidRPr="0040646D" w:rsidRDefault="0040646D" w:rsidP="00E80A43">
      <w:pPr>
        <w:pStyle w:val="Heading2"/>
      </w:pPr>
      <w:bookmarkStart w:id="3" w:name="_Toc402095422"/>
      <w:r w:rsidRPr="0040646D">
        <w:t>Purpose and Scope of the Document</w:t>
      </w:r>
      <w:bookmarkEnd w:id="3"/>
    </w:p>
    <w:p w:rsidR="00C22A4F" w:rsidRDefault="00B01C04" w:rsidP="00767CF0">
      <w:pPr>
        <w:rPr>
          <w:rFonts w:eastAsia="MS Mincho"/>
          <w:lang w:eastAsia="ja-JP"/>
        </w:rPr>
      </w:pPr>
      <w:r w:rsidRPr="00B01C04">
        <w:rPr>
          <w:rFonts w:eastAsia="MS Mincho"/>
          <w:lang w:eastAsia="ja-JP"/>
        </w:rPr>
        <w:t>This is the report on the design of the SPEEDD</w:t>
      </w:r>
      <w:r>
        <w:rPr>
          <w:rFonts w:eastAsia="MS Mincho"/>
          <w:lang w:eastAsia="ja-JP"/>
        </w:rPr>
        <w:t xml:space="preserve"> </w:t>
      </w:r>
      <w:r w:rsidRPr="00B01C04">
        <w:rPr>
          <w:rFonts w:eastAsia="MS Mincho"/>
          <w:lang w:eastAsia="ja-JP"/>
        </w:rPr>
        <w:t>prototype architecture</w:t>
      </w:r>
      <w:r w:rsidR="00C22A4F">
        <w:rPr>
          <w:rFonts w:eastAsia="MS Mincho"/>
          <w:lang w:eastAsia="ja-JP"/>
        </w:rPr>
        <w:t>. It discusses main architectural questions and decisions made to build a proactive decision support system that satisfies requirements of the two representative use cases. The document describes APIs provided by the prototypes for integration, extensibility, and automa</w:t>
      </w:r>
      <w:r w:rsidR="00767CF0">
        <w:rPr>
          <w:rFonts w:eastAsia="MS Mincho"/>
          <w:lang w:eastAsia="ja-JP"/>
        </w:rPr>
        <w:t>tion. Finally, main test cases are discussed for testing the prototype.</w:t>
      </w:r>
    </w:p>
    <w:p w:rsidR="006622BA" w:rsidRDefault="006622BA" w:rsidP="006622BA">
      <w:pPr>
        <w:rPr>
          <w:rFonts w:eastAsia="MS Mincho"/>
          <w:lang w:eastAsia="ja-JP"/>
        </w:rPr>
      </w:pPr>
      <w:r>
        <w:rPr>
          <w:rFonts w:eastAsia="MS Mincho"/>
          <w:lang w:eastAsia="ja-JP"/>
        </w:rPr>
        <w:t>It is important to mention that we anticipate some changes to the architecture during the project development, based on the lessons to be learned in the process. The amended version of this document describing the resulting design will be submitted on month 24.</w:t>
      </w:r>
    </w:p>
    <w:p w:rsidR="0040646D" w:rsidRPr="0040646D" w:rsidRDefault="0040646D" w:rsidP="00E80A43">
      <w:pPr>
        <w:pStyle w:val="Heading2"/>
      </w:pPr>
      <w:bookmarkStart w:id="4" w:name="_Toc402095423"/>
      <w:r w:rsidRPr="0040646D">
        <w:t>Relationship with Other Documents</w:t>
      </w:r>
      <w:bookmarkEnd w:id="4"/>
    </w:p>
    <w:p w:rsidR="0040646D" w:rsidRDefault="0098612F" w:rsidP="0098612F">
      <w:pPr>
        <w:jc w:val="both"/>
        <w:rPr>
          <w:rFonts w:eastAsia="MS Mincho"/>
          <w:lang w:eastAsia="ja-JP"/>
        </w:rPr>
      </w:pPr>
      <w:r>
        <w:rPr>
          <w:rFonts w:eastAsia="MS Mincho"/>
          <w:lang w:eastAsia="ja-JP"/>
        </w:rPr>
        <w:t>The current document refers to the system requirements for the Proactive Traffic Management use case described in D8.1 and for the Proactive Credit Card Fraud Management described in D7.1.</w:t>
      </w:r>
    </w:p>
    <w:p w:rsidR="0040646D" w:rsidRDefault="0040646D">
      <w:pPr>
        <w:rPr>
          <w:rFonts w:eastAsia="MS Mincho"/>
          <w:lang w:eastAsia="ja-JP"/>
        </w:rPr>
      </w:pPr>
      <w:r>
        <w:rPr>
          <w:rFonts w:eastAsia="MS Mincho"/>
          <w:lang w:eastAsia="ja-JP"/>
        </w:rPr>
        <w:br w:type="page"/>
      </w:r>
    </w:p>
    <w:p w:rsidR="008A0E10" w:rsidRDefault="00490DC6" w:rsidP="00490DC6">
      <w:pPr>
        <w:pStyle w:val="Heading1"/>
        <w:rPr>
          <w:lang w:eastAsia="ja-JP"/>
        </w:rPr>
      </w:pPr>
      <w:bookmarkStart w:id="5" w:name="_Toc402095424"/>
      <w:r>
        <w:rPr>
          <w:lang w:eastAsia="ja-JP"/>
        </w:rPr>
        <w:lastRenderedPageBreak/>
        <w:t>Main Sections</w:t>
      </w:r>
      <w:bookmarkEnd w:id="5"/>
    </w:p>
    <w:p w:rsidR="00E93AD1" w:rsidRPr="00E93AD1" w:rsidRDefault="00E93AD1" w:rsidP="00E80A43">
      <w:pPr>
        <w:pStyle w:val="Heading2"/>
      </w:pPr>
      <w:bookmarkStart w:id="6" w:name="_Ref401067502"/>
      <w:bookmarkStart w:id="7" w:name="_Toc402095425"/>
      <w:r w:rsidRPr="00E93AD1">
        <w:t>System Requirements</w:t>
      </w:r>
      <w:bookmarkEnd w:id="6"/>
      <w:bookmarkEnd w:id="7"/>
    </w:p>
    <w:p w:rsidR="00E93AD1" w:rsidRDefault="00AE681D" w:rsidP="008C6088">
      <w:pPr>
        <w:rPr>
          <w:rFonts w:eastAsia="MS Mincho"/>
          <w:lang w:eastAsia="ja-JP"/>
        </w:rPr>
      </w:pPr>
      <w:r>
        <w:rPr>
          <w:rFonts w:eastAsia="MS Mincho"/>
          <w:lang w:eastAsia="ja-JP"/>
        </w:rPr>
        <w:t xml:space="preserve">The requirements for the current prototype are derived from two problem domains – </w:t>
      </w:r>
      <w:r w:rsidR="008C6088">
        <w:rPr>
          <w:rFonts w:eastAsia="MS Mincho"/>
          <w:lang w:eastAsia="ja-JP"/>
        </w:rPr>
        <w:t>traffic management, and credit card fraud management.</w:t>
      </w:r>
      <w:r w:rsidR="00956B97">
        <w:rPr>
          <w:rFonts w:eastAsia="MS Mincho"/>
          <w:lang w:eastAsia="ja-JP"/>
        </w:rPr>
        <w:t xml:space="preserve"> The detailed requirements for each domain are available in the deliverable D8.1 (Traffic) and D7.1 (Fraud) respectively.</w:t>
      </w:r>
    </w:p>
    <w:p w:rsidR="00764A09" w:rsidRDefault="00764A09" w:rsidP="008C6088">
      <w:pPr>
        <w:rPr>
          <w:rFonts w:eastAsia="MS Mincho"/>
          <w:lang w:eastAsia="ja-JP"/>
        </w:rPr>
      </w:pPr>
      <w:r>
        <w:rPr>
          <w:rFonts w:eastAsia="MS Mincho"/>
          <w:lang w:eastAsia="ja-JP"/>
        </w:rPr>
        <w:t>The prototype should provide authoring tools that could be applied to the historic data in order to derive event pattern definitions and decision models to be deployed in runtime, as well as the scalable runtime system capable of detecting and predicting important business situations (traffic conditions, credit card fraud attempts) and issuing automatic actions aimed at preventing undesired situations.</w:t>
      </w:r>
    </w:p>
    <w:p w:rsidR="005A7299" w:rsidRDefault="008F6810" w:rsidP="008B085D">
      <w:pPr>
        <w:rPr>
          <w:rFonts w:eastAsia="MS Mincho"/>
          <w:lang w:eastAsia="ja-JP"/>
        </w:rPr>
      </w:pPr>
      <w:r>
        <w:rPr>
          <w:rFonts w:eastAsia="MS Mincho"/>
          <w:lang w:eastAsia="ja-JP"/>
        </w:rPr>
        <w:t>To support credit card fraud detection scenario, it is required to provide continuous throughput of 1000 transactions per second, with latency less than 25 milliseconds. Availability is important requirement for the fraud detection system, 99.9% is stated by the document.</w:t>
      </w:r>
      <w:r w:rsidR="008B085D">
        <w:rPr>
          <w:rFonts w:eastAsia="MS Mincho"/>
          <w:lang w:eastAsia="ja-JP"/>
        </w:rPr>
        <w:t xml:space="preserve"> As the goal of the current project is implementing a prototype and not an operational system, we aim at building the architecture which could be further evolved and expanded to provide the required level of availability rather than achieving and testing the availability compliance of the prototype.</w:t>
      </w:r>
    </w:p>
    <w:p w:rsidR="00050766" w:rsidRDefault="00050766" w:rsidP="00FF2863">
      <w:pPr>
        <w:rPr>
          <w:rFonts w:eastAsia="MS Mincho"/>
          <w:lang w:eastAsia="ja-JP"/>
        </w:rPr>
      </w:pPr>
      <w:r>
        <w:rPr>
          <w:rFonts w:eastAsia="MS Mincho"/>
          <w:lang w:eastAsia="ja-JP"/>
        </w:rPr>
        <w:t xml:space="preserve">For the traffic management scenario, </w:t>
      </w:r>
      <w:r w:rsidR="006033BC">
        <w:rPr>
          <w:rFonts w:eastAsia="MS Mincho"/>
          <w:lang w:eastAsia="ja-JP"/>
        </w:rPr>
        <w:t>the projected throughput is 2000 sensor readings per second (computed based on the amount of sensors and the report frequency</w:t>
      </w:r>
      <w:r w:rsidR="008B7379">
        <w:rPr>
          <w:rFonts w:eastAsia="MS Mincho"/>
          <w:lang w:eastAsia="ja-JP"/>
        </w:rPr>
        <w:t xml:space="preserve">, assuming aggregated readings sent every 15 seconds by each of the 130 </w:t>
      </w:r>
      <w:proofErr w:type="spellStart"/>
      <w:r w:rsidR="008B7379">
        <w:rPr>
          <w:rFonts w:eastAsia="MS Mincho"/>
          <w:lang w:eastAsia="ja-JP"/>
        </w:rPr>
        <w:t>Sensys</w:t>
      </w:r>
      <w:proofErr w:type="spellEnd"/>
      <w:r w:rsidR="008B7379">
        <w:rPr>
          <w:rFonts w:eastAsia="MS Mincho"/>
          <w:lang w:eastAsia="ja-JP"/>
        </w:rPr>
        <w:t xml:space="preserve"> senso</w:t>
      </w:r>
      <w:r w:rsidR="00FF2863">
        <w:rPr>
          <w:rFonts w:eastAsia="MS Mincho"/>
          <w:lang w:eastAsia="ja-JP"/>
        </w:rPr>
        <w:t>r</w:t>
      </w:r>
      <w:r w:rsidR="008B7379">
        <w:rPr>
          <w:rFonts w:eastAsia="MS Mincho"/>
          <w:lang w:eastAsia="ja-JP"/>
        </w:rPr>
        <w:t>s installed</w:t>
      </w:r>
      <w:r w:rsidR="008325CC">
        <w:rPr>
          <w:rFonts w:eastAsia="MS Mincho"/>
          <w:lang w:eastAsia="ja-JP"/>
        </w:rPr>
        <w:t xml:space="preserve"> along the Grenoble South Ring</w:t>
      </w:r>
      <w:r w:rsidR="006033BC">
        <w:rPr>
          <w:rFonts w:eastAsia="MS Mincho"/>
          <w:lang w:eastAsia="ja-JP"/>
        </w:rPr>
        <w:t>).</w:t>
      </w:r>
    </w:p>
    <w:p w:rsidR="00F41097" w:rsidRDefault="00F41097" w:rsidP="00F41097">
      <w:pPr>
        <w:rPr>
          <w:rFonts w:eastAsia="MS Mincho"/>
          <w:lang w:eastAsia="ja-JP"/>
        </w:rPr>
      </w:pPr>
      <w:r>
        <w:rPr>
          <w:rFonts w:eastAsia="MS Mincho"/>
          <w:lang w:eastAsia="ja-JP"/>
        </w:rPr>
        <w:t>In terms of integration with external systems the following is required:</w:t>
      </w:r>
    </w:p>
    <w:p w:rsidR="00F41097" w:rsidRDefault="00F41097" w:rsidP="00F41097">
      <w:pPr>
        <w:pStyle w:val="ListParagraph"/>
        <w:numPr>
          <w:ilvl w:val="0"/>
          <w:numId w:val="21"/>
        </w:numPr>
        <w:rPr>
          <w:rFonts w:eastAsia="MS Mincho"/>
          <w:lang w:eastAsia="ja-JP"/>
        </w:rPr>
      </w:pPr>
      <w:r w:rsidRPr="00F41097">
        <w:rPr>
          <w:rFonts w:eastAsia="MS Mincho"/>
          <w:lang w:eastAsia="ja-JP"/>
        </w:rPr>
        <w:t>replay historic events from text files or a database</w:t>
      </w:r>
      <w:r>
        <w:rPr>
          <w:rFonts w:eastAsia="MS Mincho"/>
          <w:lang w:eastAsia="ja-JP"/>
        </w:rPr>
        <w:t xml:space="preserve"> (traffic, fraud)</w:t>
      </w:r>
    </w:p>
    <w:p w:rsidR="00F41097" w:rsidRDefault="00F41097" w:rsidP="00F41097">
      <w:pPr>
        <w:pStyle w:val="ListParagraph"/>
        <w:numPr>
          <w:ilvl w:val="0"/>
          <w:numId w:val="21"/>
        </w:numPr>
        <w:rPr>
          <w:rFonts w:eastAsia="MS Mincho"/>
          <w:lang w:eastAsia="ja-JP"/>
        </w:rPr>
      </w:pPr>
      <w:r>
        <w:rPr>
          <w:rFonts w:eastAsia="MS Mincho"/>
          <w:lang w:eastAsia="ja-JP"/>
        </w:rPr>
        <w:t>receive sensor reading messages generated by the micro-simulator (traffic)</w:t>
      </w:r>
    </w:p>
    <w:p w:rsidR="00E003ED" w:rsidRDefault="00E003ED" w:rsidP="00E003ED">
      <w:pPr>
        <w:pStyle w:val="ListParagraph"/>
        <w:numPr>
          <w:ilvl w:val="0"/>
          <w:numId w:val="21"/>
        </w:numPr>
        <w:rPr>
          <w:rFonts w:eastAsia="MS Mincho"/>
          <w:lang w:eastAsia="ja-JP"/>
        </w:rPr>
      </w:pPr>
      <w:r>
        <w:rPr>
          <w:rFonts w:eastAsia="MS Mincho"/>
          <w:lang w:eastAsia="ja-JP"/>
        </w:rPr>
        <w:t>provide a mechanism to log output events and actions to a log for subsequent research</w:t>
      </w:r>
    </w:p>
    <w:p w:rsidR="0021619F" w:rsidRPr="007A3F4C" w:rsidRDefault="00E003ED" w:rsidP="007A3F4C">
      <w:pPr>
        <w:pStyle w:val="ListParagraph"/>
        <w:numPr>
          <w:ilvl w:val="0"/>
          <w:numId w:val="21"/>
        </w:numPr>
        <w:rPr>
          <w:rFonts w:eastAsia="MS Mincho"/>
          <w:lang w:eastAsia="ja-JP"/>
        </w:rPr>
      </w:pPr>
      <w:r>
        <w:rPr>
          <w:rFonts w:eastAsia="MS Mincho"/>
          <w:lang w:eastAsia="ja-JP"/>
        </w:rPr>
        <w:t>provide a mechanism to connect to the traffic micro-simulator for updating the simulator configuration – action simulation</w:t>
      </w:r>
    </w:p>
    <w:p w:rsidR="00E93AD1" w:rsidRPr="00E93AD1" w:rsidRDefault="00E93AD1" w:rsidP="00E80A43">
      <w:pPr>
        <w:pStyle w:val="Heading2"/>
      </w:pPr>
      <w:bookmarkStart w:id="8" w:name="_Toc402095426"/>
      <w:r w:rsidRPr="00E93AD1">
        <w:t>Approach</w:t>
      </w:r>
      <w:bookmarkEnd w:id="8"/>
    </w:p>
    <w:p w:rsidR="00E93AD1" w:rsidRPr="00E93AD1" w:rsidRDefault="00E93AD1" w:rsidP="00E93AD1">
      <w:pPr>
        <w:rPr>
          <w:rFonts w:eastAsia="MS Mincho"/>
          <w:lang w:eastAsia="ja-JP"/>
        </w:rPr>
      </w:pPr>
      <w:r w:rsidRPr="00E93AD1">
        <w:rPr>
          <w:rFonts w:eastAsia="MS Mincho"/>
          <w:lang w:eastAsia="ja-JP"/>
        </w:rPr>
        <w:t>The design of the system architecture for a prototype like SPEEDD is an iterative process that starts with the beginning of the project and continuously evolves, as requirements of the different components are better understood and insights are gained. Therefore, a close iterative and collaborative process was carried out between the architecture team in WP6 “Scalability and System Integration” lead by IBM, and the technical teams of the SPEEDD prototype, specifically the teams of the real-time event recognition and forecasting (WP3), real-time decision making (WP4), real-time visual analytics (WP5), scalability (WP6), and the technical teams from the use cases (WP7 and WP8).</w:t>
      </w:r>
    </w:p>
    <w:p w:rsidR="00E93AD1" w:rsidRPr="00E93AD1" w:rsidRDefault="00E93AD1" w:rsidP="00F87A3D">
      <w:pPr>
        <w:rPr>
          <w:rFonts w:eastAsia="MS Mincho"/>
          <w:lang w:eastAsia="ja-JP"/>
        </w:rPr>
      </w:pPr>
      <w:r w:rsidRPr="00E93AD1">
        <w:rPr>
          <w:rFonts w:eastAsia="MS Mincho"/>
          <w:lang w:eastAsia="ja-JP"/>
        </w:rPr>
        <w:t>To this end we followed the steps below, as illustrated in</w:t>
      </w:r>
      <w:r w:rsidR="00F87A3D">
        <w:rPr>
          <w:rFonts w:eastAsia="MS Mincho"/>
          <w:lang w:eastAsia="ja-JP"/>
        </w:rPr>
        <w:t xml:space="preserve"> </w:t>
      </w:r>
      <w:r w:rsidR="00F87A3D">
        <w:rPr>
          <w:rFonts w:eastAsia="MS Mincho"/>
          <w:lang w:eastAsia="ja-JP"/>
        </w:rPr>
        <w:fldChar w:fldCharType="begin"/>
      </w:r>
      <w:r w:rsidR="00F87A3D">
        <w:rPr>
          <w:rFonts w:eastAsia="MS Mincho"/>
          <w:lang w:eastAsia="ja-JP"/>
        </w:rPr>
        <w:instrText xml:space="preserve"> REF _Ref399691441 \h </w:instrText>
      </w:r>
      <w:r w:rsidR="00F87A3D">
        <w:rPr>
          <w:rFonts w:eastAsia="MS Mincho"/>
          <w:lang w:eastAsia="ja-JP"/>
        </w:rPr>
      </w:r>
      <w:r w:rsidR="00F87A3D">
        <w:rPr>
          <w:rFonts w:eastAsia="MS Mincho"/>
          <w:lang w:eastAsia="ja-JP"/>
        </w:rPr>
        <w:fldChar w:fldCharType="separate"/>
      </w:r>
      <w:ins w:id="9" w:author="Alexander Kofman" w:date="2014-10-26T14:38:00Z">
        <w:r w:rsidR="008A5D49">
          <w:t xml:space="preserve">Figure </w:t>
        </w:r>
        <w:r w:rsidR="008A5D49">
          <w:rPr>
            <w:rFonts w:hint="cs"/>
            <w:noProof/>
            <w:cs/>
          </w:rPr>
          <w:t>‎</w:t>
        </w:r>
        <w:r w:rsidR="008A5D49">
          <w:rPr>
            <w:noProof/>
          </w:rPr>
          <w:t>2</w:t>
        </w:r>
        <w:r w:rsidR="008A5D49">
          <w:t>.</w:t>
        </w:r>
        <w:r w:rsidR="008A5D49">
          <w:rPr>
            <w:noProof/>
          </w:rPr>
          <w:t>1</w:t>
        </w:r>
      </w:ins>
      <w:r w:rsidR="00F87A3D">
        <w:rPr>
          <w:rFonts w:eastAsia="MS Mincho"/>
          <w:lang w:eastAsia="ja-JP"/>
        </w:rPr>
        <w:fldChar w:fldCharType="end"/>
      </w:r>
      <w:r w:rsidRPr="00E93AD1">
        <w:rPr>
          <w:rFonts w:eastAsia="MS Mincho"/>
          <w:lang w:eastAsia="ja-JP"/>
        </w:rPr>
        <w:t>:</w:t>
      </w:r>
    </w:p>
    <w:p w:rsidR="003767D8" w:rsidRPr="003767D8" w:rsidRDefault="00E93AD1" w:rsidP="003C6757">
      <w:pPr>
        <w:pStyle w:val="ListParagraph"/>
        <w:numPr>
          <w:ilvl w:val="0"/>
          <w:numId w:val="11"/>
        </w:numPr>
        <w:rPr>
          <w:rFonts w:eastAsia="MS Mincho"/>
          <w:lang w:eastAsia="ja-JP"/>
        </w:rPr>
      </w:pPr>
      <w:r w:rsidRPr="003767D8">
        <w:rPr>
          <w:rFonts w:eastAsia="MS Mincho"/>
          <w:lang w:eastAsia="ja-JP"/>
        </w:rPr>
        <w:lastRenderedPageBreak/>
        <w:t>Iterative biweekly virtual meetings that included representatives of all partners involved. A very draft architecture presented at M3 of the project has been frequently updated and refined based on input and feedback to the current architecture (</w:t>
      </w:r>
      <w:r w:rsidR="003C5797">
        <w:rPr>
          <w:rFonts w:eastAsia="MS Mincho"/>
          <w:lang w:eastAsia="ja-JP"/>
        </w:rPr>
        <w:t xml:space="preserve">described in sections </w:t>
      </w:r>
      <w:r w:rsidR="003C5797">
        <w:rPr>
          <w:rFonts w:eastAsia="MS Mincho"/>
          <w:lang w:eastAsia="ja-JP"/>
        </w:rPr>
        <w:fldChar w:fldCharType="begin"/>
      </w:r>
      <w:r w:rsidR="003C5797">
        <w:rPr>
          <w:rFonts w:eastAsia="MS Mincho"/>
          <w:lang w:eastAsia="ja-JP"/>
        </w:rPr>
        <w:instrText xml:space="preserve"> REF _Ref399699618 \n \h </w:instrText>
      </w:r>
      <w:r w:rsidR="003C5797">
        <w:rPr>
          <w:rFonts w:eastAsia="MS Mincho"/>
          <w:lang w:eastAsia="ja-JP"/>
        </w:rPr>
      </w:r>
      <w:r w:rsidR="003C5797">
        <w:rPr>
          <w:rFonts w:eastAsia="MS Mincho"/>
          <w:lang w:eastAsia="ja-JP"/>
        </w:rPr>
        <w:fldChar w:fldCharType="separate"/>
      </w:r>
      <w:r w:rsidR="008A5D49">
        <w:rPr>
          <w:rFonts w:eastAsia="MS Mincho" w:hint="cs"/>
          <w:cs/>
          <w:lang w:eastAsia="ja-JP"/>
        </w:rPr>
        <w:t>‎</w:t>
      </w:r>
      <w:r w:rsidR="008A5D49">
        <w:rPr>
          <w:rFonts w:eastAsia="MS Mincho"/>
          <w:lang w:eastAsia="ja-JP"/>
        </w:rPr>
        <w:t>2.3</w:t>
      </w:r>
      <w:r w:rsidR="003C5797">
        <w:rPr>
          <w:rFonts w:eastAsia="MS Mincho"/>
          <w:lang w:eastAsia="ja-JP"/>
        </w:rPr>
        <w:fldChar w:fldCharType="end"/>
      </w:r>
      <w:r w:rsidR="003C5797">
        <w:rPr>
          <w:rFonts w:eastAsia="MS Mincho"/>
          <w:lang w:eastAsia="ja-JP"/>
        </w:rPr>
        <w:t xml:space="preserve"> - </w:t>
      </w:r>
      <w:r w:rsidR="003C6757">
        <w:rPr>
          <w:rFonts w:eastAsia="MS Mincho"/>
          <w:lang w:eastAsia="ja-JP"/>
        </w:rPr>
        <w:fldChar w:fldCharType="begin"/>
      </w:r>
      <w:r w:rsidR="003C6757">
        <w:rPr>
          <w:rFonts w:eastAsia="MS Mincho"/>
          <w:lang w:eastAsia="ja-JP"/>
        </w:rPr>
        <w:instrText xml:space="preserve"> REF _Ref402083145 \r \h </w:instrText>
      </w:r>
      <w:r w:rsidR="003C6757">
        <w:rPr>
          <w:rFonts w:eastAsia="MS Mincho"/>
          <w:lang w:eastAsia="ja-JP"/>
        </w:rPr>
      </w:r>
      <w:r w:rsidR="003C6757">
        <w:rPr>
          <w:rFonts w:eastAsia="MS Mincho"/>
          <w:lang w:eastAsia="ja-JP"/>
        </w:rPr>
        <w:fldChar w:fldCharType="separate"/>
      </w:r>
      <w:r w:rsidR="008A5D49">
        <w:rPr>
          <w:rFonts w:eastAsia="MS Mincho" w:hint="cs"/>
          <w:cs/>
          <w:lang w:eastAsia="ja-JP"/>
        </w:rPr>
        <w:t>‎</w:t>
      </w:r>
      <w:r w:rsidR="008A5D49">
        <w:rPr>
          <w:rFonts w:eastAsia="MS Mincho"/>
          <w:lang w:eastAsia="ja-JP"/>
        </w:rPr>
        <w:t>2.8</w:t>
      </w:r>
      <w:r w:rsidR="003C6757">
        <w:rPr>
          <w:rFonts w:eastAsia="MS Mincho"/>
          <w:lang w:eastAsia="ja-JP"/>
        </w:rPr>
        <w:fldChar w:fldCharType="end"/>
      </w:r>
      <w:r w:rsidRPr="003767D8">
        <w:rPr>
          <w:rFonts w:eastAsia="MS Mincho"/>
          <w:lang w:eastAsia="ja-JP"/>
        </w:rPr>
        <w:t>).</w:t>
      </w:r>
    </w:p>
    <w:p w:rsidR="003767D8" w:rsidRDefault="00E93AD1" w:rsidP="003767D8">
      <w:pPr>
        <w:pStyle w:val="ListParagraph"/>
        <w:numPr>
          <w:ilvl w:val="0"/>
          <w:numId w:val="11"/>
        </w:numPr>
        <w:rPr>
          <w:rFonts w:eastAsia="MS Mincho"/>
          <w:lang w:eastAsia="ja-JP"/>
        </w:rPr>
      </w:pPr>
      <w:r w:rsidRPr="003767D8">
        <w:rPr>
          <w:rFonts w:eastAsia="MS Mincho"/>
          <w:lang w:eastAsia="ja-JP"/>
        </w:rPr>
        <w:t>On a case-by-case basis, bilateral virtual meetings with a specific partner to elaborate on a specific issue (e.g., specific API).</w:t>
      </w:r>
    </w:p>
    <w:p w:rsidR="00E93AD1" w:rsidRPr="00E93AD1" w:rsidRDefault="003767D8" w:rsidP="003767D8">
      <w:pPr>
        <w:pStyle w:val="ListParagraph"/>
        <w:numPr>
          <w:ilvl w:val="0"/>
          <w:numId w:val="11"/>
        </w:numPr>
        <w:rPr>
          <w:rFonts w:eastAsia="MS Mincho"/>
          <w:lang w:eastAsia="ja-JP"/>
        </w:rPr>
      </w:pPr>
      <w:r w:rsidRPr="00E93AD1">
        <w:rPr>
          <w:rFonts w:eastAsia="MS Mincho"/>
          <w:lang w:eastAsia="ja-JP"/>
        </w:rPr>
        <w:t xml:space="preserve"> </w:t>
      </w:r>
      <w:r w:rsidR="00E93AD1" w:rsidRPr="00E93AD1">
        <w:rPr>
          <w:rFonts w:eastAsia="MS Mincho"/>
          <w:lang w:eastAsia="ja-JP"/>
        </w:rPr>
        <w:t>Face-to-face meetings during the project meetings in May and September 2014.</w:t>
      </w:r>
    </w:p>
    <w:p w:rsidR="00880EE5" w:rsidRDefault="00880EE5" w:rsidP="00880EE5">
      <w:pPr>
        <w:keepNext/>
      </w:pPr>
      <w:r w:rsidRPr="00B575FF">
        <w:rPr>
          <w:noProof/>
          <w:lang w:eastAsia="en-US" w:bidi="he-IL"/>
        </w:rPr>
        <w:drawing>
          <wp:inline distT="0" distB="0" distL="0" distR="0" wp14:anchorId="062100E1" wp14:editId="3B2B7DB9">
            <wp:extent cx="5359950" cy="3741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8459" cy="3747252"/>
                    </a:xfrm>
                    <a:prstGeom prst="rect">
                      <a:avLst/>
                    </a:prstGeom>
                    <a:noFill/>
                    <a:ln>
                      <a:noFill/>
                    </a:ln>
                  </pic:spPr>
                </pic:pic>
              </a:graphicData>
            </a:graphic>
          </wp:inline>
        </w:drawing>
      </w:r>
    </w:p>
    <w:p w:rsidR="00E93AD1" w:rsidRPr="00E93AD1" w:rsidRDefault="00880EE5" w:rsidP="00880EE5">
      <w:pPr>
        <w:pStyle w:val="Caption"/>
        <w:rPr>
          <w:rFonts w:eastAsia="MS Mincho"/>
          <w:lang w:eastAsia="ja-JP"/>
        </w:rPr>
      </w:pPr>
      <w:bookmarkStart w:id="10" w:name="_Ref399691441"/>
      <w:bookmarkStart w:id="11" w:name="_Toc402095462"/>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1</w:t>
      </w:r>
      <w:r w:rsidR="003B4817">
        <w:fldChar w:fldCharType="end"/>
      </w:r>
      <w:bookmarkEnd w:id="10"/>
      <w:r w:rsidRPr="000945D3">
        <w:t>- SPEEDD design architecture approach</w:t>
      </w:r>
      <w:bookmarkEnd w:id="11"/>
    </w:p>
    <w:p w:rsidR="00E93AD1" w:rsidRPr="00E93AD1" w:rsidRDefault="00E93AD1" w:rsidP="00E80A43">
      <w:pPr>
        <w:pStyle w:val="Heading2"/>
      </w:pPr>
      <w:r w:rsidRPr="00E93AD1">
        <w:t xml:space="preserve"> </w:t>
      </w:r>
      <w:bookmarkStart w:id="12" w:name="_Ref399699618"/>
      <w:bookmarkStart w:id="13" w:name="_Toc402095427"/>
      <w:r w:rsidRPr="00E93AD1">
        <w:t>Conceptual Architecture</w:t>
      </w:r>
      <w:bookmarkEnd w:id="12"/>
      <w:bookmarkEnd w:id="13"/>
    </w:p>
    <w:p w:rsidR="00E93AD1" w:rsidRPr="00E93AD1" w:rsidRDefault="00E93AD1" w:rsidP="00E93AD1">
      <w:pPr>
        <w:rPr>
          <w:rFonts w:eastAsia="MS Mincho"/>
          <w:lang w:eastAsia="ja-JP"/>
        </w:rPr>
      </w:pPr>
      <w:r w:rsidRPr="00E93AD1">
        <w:rPr>
          <w:rFonts w:eastAsia="MS Mincho"/>
          <w:lang w:eastAsia="ja-JP"/>
        </w:rPr>
        <w:t>This section provides a high-level overview of SPEEDD prototype. The goal is to introduce the main concepts, high-level components and information flow without getting into implementation and technological details.</w:t>
      </w:r>
    </w:p>
    <w:p w:rsidR="00E93AD1" w:rsidRPr="00E93AD1" w:rsidRDefault="00714DD4" w:rsidP="00291F64">
      <w:pPr>
        <w:rPr>
          <w:rFonts w:eastAsia="MS Mincho"/>
          <w:lang w:eastAsia="ja-JP"/>
        </w:rPr>
      </w:pPr>
      <w:r>
        <w:rPr>
          <w:rFonts w:eastAsia="MS Mincho"/>
          <w:lang w:eastAsia="ja-JP"/>
        </w:rPr>
        <w:fldChar w:fldCharType="begin"/>
      </w:r>
      <w:r>
        <w:rPr>
          <w:rFonts w:eastAsia="MS Mincho"/>
          <w:lang w:eastAsia="ja-JP"/>
        </w:rPr>
        <w:instrText xml:space="preserve"> REF _Ref399693808 \h </w:instrText>
      </w:r>
      <w:r>
        <w:rPr>
          <w:rFonts w:eastAsia="MS Mincho"/>
          <w:lang w:eastAsia="ja-JP"/>
        </w:rPr>
      </w:r>
      <w:r>
        <w:rPr>
          <w:rFonts w:eastAsia="MS Mincho"/>
          <w:lang w:eastAsia="ja-JP"/>
        </w:rPr>
        <w:fldChar w:fldCharType="separate"/>
      </w:r>
      <w:ins w:id="14" w:author="Alexander Kofman" w:date="2014-10-26T14:38:00Z">
        <w:r w:rsidR="008A5D49">
          <w:t xml:space="preserve">Figure </w:t>
        </w:r>
        <w:r w:rsidR="008A5D49">
          <w:rPr>
            <w:rFonts w:hint="cs"/>
            <w:noProof/>
            <w:cs/>
          </w:rPr>
          <w:t>‎</w:t>
        </w:r>
        <w:r w:rsidR="008A5D49">
          <w:rPr>
            <w:noProof/>
          </w:rPr>
          <w:t>2</w:t>
        </w:r>
        <w:r w:rsidR="008A5D49">
          <w:t>.</w:t>
        </w:r>
        <w:r w:rsidR="008A5D49">
          <w:rPr>
            <w:noProof/>
          </w:rPr>
          <w:t>2</w:t>
        </w:r>
      </w:ins>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illustrates the conceptual architecture of SPEEDD prototype. We separate between the design time and the run time. The products of the design time activities are event processing definitions and </w:t>
      </w:r>
      <w:r w:rsidR="00FA4185">
        <w:rPr>
          <w:rFonts w:eastAsia="MS Mincho"/>
          <w:lang w:eastAsia="ja-JP"/>
        </w:rPr>
        <w:t>decision making</w:t>
      </w:r>
      <w:r w:rsidR="00E93AD1" w:rsidRPr="00E93AD1">
        <w:rPr>
          <w:rFonts w:eastAsia="MS Mincho"/>
          <w:lang w:eastAsia="ja-JP"/>
        </w:rPr>
        <w:t xml:space="preserve"> configurations that will be deployed and executed at the runtime.</w:t>
      </w:r>
    </w:p>
    <w:p w:rsidR="009063A8" w:rsidRDefault="00E93AD1" w:rsidP="009063A8">
      <w:pPr>
        <w:keepNext/>
      </w:pPr>
      <w:r w:rsidRPr="00E93AD1">
        <w:rPr>
          <w:rFonts w:eastAsia="MS Mincho"/>
          <w:lang w:eastAsia="ja-JP"/>
        </w:rPr>
        <w:lastRenderedPageBreak/>
        <w:t xml:space="preserve">  </w:t>
      </w:r>
      <w:r w:rsidR="009063A8">
        <w:rPr>
          <w:noProof/>
          <w:lang w:eastAsia="en-US" w:bidi="he-IL"/>
        </w:rPr>
        <w:drawing>
          <wp:inline distT="0" distB="0" distL="0" distR="0" wp14:anchorId="587F7397" wp14:editId="2C824DFC">
            <wp:extent cx="5423535" cy="388725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1208" cy="3885586"/>
                    </a:xfrm>
                    <a:prstGeom prst="rect">
                      <a:avLst/>
                    </a:prstGeom>
                    <a:noFill/>
                    <a:ln>
                      <a:noFill/>
                    </a:ln>
                  </pic:spPr>
                </pic:pic>
              </a:graphicData>
            </a:graphic>
          </wp:inline>
        </w:drawing>
      </w:r>
    </w:p>
    <w:p w:rsidR="00E93AD1" w:rsidRPr="00E93AD1" w:rsidRDefault="009063A8" w:rsidP="009063A8">
      <w:pPr>
        <w:pStyle w:val="Caption"/>
        <w:rPr>
          <w:rFonts w:eastAsia="MS Mincho"/>
          <w:lang w:eastAsia="ja-JP"/>
        </w:rPr>
      </w:pPr>
      <w:bookmarkStart w:id="15" w:name="_Ref399693808"/>
      <w:bookmarkStart w:id="16" w:name="_Toc402095463"/>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2</w:t>
      </w:r>
      <w:r w:rsidR="003B4817">
        <w:fldChar w:fldCharType="end"/>
      </w:r>
      <w:bookmarkEnd w:id="15"/>
      <w:r>
        <w:t xml:space="preserve"> - </w:t>
      </w:r>
      <w:r w:rsidRPr="00EC2B84">
        <w:t>Conceptual Architecture of SPEEDD Prototype</w:t>
      </w:r>
      <w:bookmarkEnd w:id="16"/>
    </w:p>
    <w:p w:rsidR="00E93AD1" w:rsidRPr="00E93AD1" w:rsidRDefault="00E93AD1" w:rsidP="003C7312">
      <w:pPr>
        <w:rPr>
          <w:rFonts w:eastAsia="MS Mincho"/>
          <w:lang w:eastAsia="ja-JP"/>
        </w:rPr>
      </w:pPr>
      <w:r w:rsidRPr="00E93AD1">
        <w:rPr>
          <w:rFonts w:eastAsia="MS Mincho"/>
          <w:lang w:eastAsia="ja-JP"/>
        </w:rPr>
        <w:t xml:space="preserve">Historic data used at design time contains raw events reported during the observed period along with annotations provided by domain experts. These annotations mark important situations that have been observed in past and should be detected automatically in future. Visualization tooling is used to sift through historic data to gain insights and create annotations. Domain experts apply tools and methodologies provided by SPEEDD authoring toolkit to extract </w:t>
      </w:r>
      <w:r w:rsidR="003C7312">
        <w:rPr>
          <w:rFonts w:eastAsia="MS Mincho"/>
          <w:lang w:eastAsia="ja-JP"/>
        </w:rPr>
        <w:t xml:space="preserve">derived </w:t>
      </w:r>
      <w:r w:rsidRPr="00E93AD1">
        <w:rPr>
          <w:rFonts w:eastAsia="MS Mincho"/>
          <w:lang w:eastAsia="ja-JP"/>
        </w:rPr>
        <w:t>event definitions from the annotated event history. This is a semi-automatic process involving applying machine learning tools to extract initial set of patterns which is further enhanced and translated with help of the domain experts into deployable CEP artefacts.</w:t>
      </w:r>
    </w:p>
    <w:p w:rsidR="00E93AD1" w:rsidRPr="00E93AD1" w:rsidRDefault="00E93AD1" w:rsidP="00E93AD1">
      <w:pPr>
        <w:rPr>
          <w:rFonts w:eastAsia="MS Mincho"/>
          <w:lang w:eastAsia="ja-JP"/>
        </w:rPr>
      </w:pPr>
      <w:r w:rsidRPr="00E93AD1">
        <w:rPr>
          <w:rFonts w:eastAsia="MS Mincho"/>
          <w:lang w:eastAsia="ja-JP"/>
        </w:rPr>
        <w:t xml:space="preserve">The runtime part is composed of the CEP component, the automatic </w:t>
      </w:r>
      <w:r w:rsidR="00FA4185">
        <w:rPr>
          <w:rFonts w:eastAsia="MS Mincho"/>
          <w:lang w:eastAsia="ja-JP"/>
        </w:rPr>
        <w:t>decision making</w:t>
      </w:r>
      <w:r w:rsidRPr="00E93AD1">
        <w:rPr>
          <w:rFonts w:eastAsia="MS Mincho"/>
          <w:lang w:eastAsia="ja-JP"/>
        </w:rPr>
        <w:t xml:space="preserve"> component, and visual decision support tooling. SPEEDD runtime receives raw events emitted by the various event sources (e.g. traffic sensors, transactional systems, etc., - depending on the use case) and emits actions that are consumed by the actuators connected to the operational systems or simulators. </w:t>
      </w:r>
    </w:p>
    <w:p w:rsidR="00E93AD1" w:rsidRPr="00E93AD1" w:rsidRDefault="00E93AD1" w:rsidP="003C7312">
      <w:pPr>
        <w:rPr>
          <w:rFonts w:eastAsia="MS Mincho"/>
          <w:lang w:eastAsia="ja-JP"/>
        </w:rPr>
      </w:pPr>
      <w:r w:rsidRPr="00E93AD1">
        <w:rPr>
          <w:rFonts w:eastAsia="MS Mincho"/>
          <w:lang w:eastAsia="ja-JP"/>
        </w:rPr>
        <w:t xml:space="preserve">The CEP component is capable of detecting and forecasting </w:t>
      </w:r>
      <w:r w:rsidR="003C7312">
        <w:rPr>
          <w:rFonts w:eastAsia="MS Mincho"/>
          <w:lang w:eastAsia="ja-JP"/>
        </w:rPr>
        <w:t xml:space="preserve">derived </w:t>
      </w:r>
      <w:r w:rsidRPr="00E93AD1">
        <w:rPr>
          <w:rFonts w:eastAsia="MS Mincho"/>
          <w:lang w:eastAsia="ja-JP"/>
        </w:rPr>
        <w:t>event</w:t>
      </w:r>
      <w:r w:rsidR="003C7312">
        <w:rPr>
          <w:rFonts w:eastAsia="MS Mincho"/>
          <w:lang w:eastAsia="ja-JP"/>
        </w:rPr>
        <w:t>s</w:t>
      </w:r>
      <w:r w:rsidRPr="00E93AD1">
        <w:rPr>
          <w:rFonts w:eastAsia="MS Mincho"/>
          <w:lang w:eastAsia="ja-JP"/>
        </w:rPr>
        <w:t xml:space="preserve"> under uncertainty. It processes raw as well as derived (detected and forecasted) events to detect and forecast higher-level events, or situations. These serve as triggers for the </w:t>
      </w:r>
      <w:r w:rsidR="00FA4185">
        <w:rPr>
          <w:rFonts w:eastAsia="MS Mincho"/>
          <w:lang w:eastAsia="ja-JP"/>
        </w:rPr>
        <w:t>decision making</w:t>
      </w:r>
      <w:r w:rsidRPr="00E93AD1">
        <w:rPr>
          <w:rFonts w:eastAsia="MS Mincho"/>
          <w:lang w:eastAsia="ja-JP"/>
        </w:rPr>
        <w:t xml:space="preserve"> component, which uses domain-specific algorithms to suggest the next best action to resolve or prevent an undesired situation.</w:t>
      </w:r>
    </w:p>
    <w:p w:rsidR="00E93AD1" w:rsidRPr="00E93AD1" w:rsidRDefault="00E93AD1" w:rsidP="009E5652">
      <w:pPr>
        <w:rPr>
          <w:rFonts w:eastAsia="MS Mincho"/>
          <w:lang w:eastAsia="ja-JP"/>
        </w:rPr>
      </w:pPr>
      <w:r w:rsidRPr="00E93AD1">
        <w:rPr>
          <w:rFonts w:eastAsia="MS Mincho"/>
          <w:lang w:eastAsia="ja-JP"/>
        </w:rPr>
        <w:t xml:space="preserve">The visualization component (further called the dashboard) facilitates decision making process for business users by providing easily comprehensible visualization of detected or forecasted situations </w:t>
      </w:r>
      <w:r w:rsidRPr="00E93AD1">
        <w:rPr>
          <w:rFonts w:eastAsia="MS Mincho"/>
          <w:lang w:eastAsia="ja-JP"/>
        </w:rPr>
        <w:lastRenderedPageBreak/>
        <w:t>along with output of the automatic decision making component – a list of suggested actions to deal with the situation. The SPEEDD system can be run in either open or closed loop mode. In case of the open loop, the user can approve, reject, or modify the action proposed by the automatic decision maker. The closed loop operation does not require user’s approval, - the action is performed automatically</w:t>
      </w:r>
      <w:r w:rsidR="009E5652">
        <w:rPr>
          <w:rStyle w:val="FootnoteReference"/>
          <w:rFonts w:eastAsia="MS Mincho"/>
          <w:lang w:eastAsia="ja-JP"/>
        </w:rPr>
        <w:footnoteReference w:id="1"/>
      </w:r>
      <w:r w:rsidRPr="00E93AD1">
        <w:rPr>
          <w:rFonts w:eastAsia="MS Mincho"/>
          <w:lang w:eastAsia="ja-JP"/>
        </w:rPr>
        <w:t>. A hybrid mode where some types of actions are taken automatically while other types require human attention is also supported; moreover, we believe that this mode is the most realistic one.</w:t>
      </w:r>
    </w:p>
    <w:p w:rsidR="00E93AD1" w:rsidRPr="00E93AD1" w:rsidRDefault="00E93AD1" w:rsidP="001A3CAC">
      <w:pPr>
        <w:pStyle w:val="Heading2"/>
      </w:pPr>
      <w:bookmarkStart w:id="17" w:name="_Toc402095428"/>
      <w:r w:rsidRPr="00E93AD1">
        <w:t>SPEEDD Runtime Architecture</w:t>
      </w:r>
      <w:bookmarkEnd w:id="17"/>
    </w:p>
    <w:p w:rsidR="00E93AD1" w:rsidRPr="00E93AD1" w:rsidRDefault="00E93AD1" w:rsidP="00E00B76">
      <w:pPr>
        <w:rPr>
          <w:rFonts w:eastAsia="MS Mincho"/>
          <w:lang w:eastAsia="ja-JP"/>
        </w:rPr>
      </w:pPr>
      <w:r w:rsidRPr="00E93AD1">
        <w:rPr>
          <w:rFonts w:eastAsia="MS Mincho"/>
          <w:lang w:eastAsia="ja-JP"/>
        </w:rPr>
        <w:t>The architecture of the runtime part of SPEEDD follows the Event-Driven Architecture</w:t>
      </w:r>
      <w:r w:rsidR="009B5082" w:rsidRPr="00E93AD1">
        <w:rPr>
          <w:rFonts w:eastAsia="MS Mincho"/>
          <w:lang w:eastAsia="ja-JP"/>
        </w:rPr>
        <w:t xml:space="preserve"> paradigm</w:t>
      </w:r>
      <w:r w:rsidR="0016503E">
        <w:rPr>
          <w:rStyle w:val="FootnoteReference"/>
          <w:rFonts w:eastAsia="MS Mincho"/>
          <w:lang w:eastAsia="ja-JP"/>
        </w:rPr>
        <w:footnoteReference w:id="2"/>
      </w:r>
      <w:r w:rsidRPr="00E93AD1">
        <w:rPr>
          <w:rFonts w:eastAsia="MS Mincho"/>
          <w:lang w:eastAsia="ja-JP"/>
        </w:rPr>
        <w:t xml:space="preserve">. </w:t>
      </w:r>
      <w:r w:rsidR="00B66125">
        <w:rPr>
          <w:rFonts w:eastAsia="MS Mincho"/>
          <w:lang w:eastAsia="ja-JP"/>
        </w:rPr>
        <w:t xml:space="preserve">This approach </w:t>
      </w:r>
      <w:r w:rsidR="00E00B76">
        <w:rPr>
          <w:rFonts w:eastAsia="MS Mincho"/>
          <w:lang w:eastAsia="ja-JP"/>
        </w:rPr>
        <w:t xml:space="preserve">facilitates building loosely coupled highly </w:t>
      </w:r>
      <w:proofErr w:type="spellStart"/>
      <w:r w:rsidR="00E00B76">
        <w:rPr>
          <w:rFonts w:eastAsia="MS Mincho"/>
          <w:lang w:eastAsia="ja-JP"/>
        </w:rPr>
        <w:t>composable</w:t>
      </w:r>
      <w:proofErr w:type="spellEnd"/>
      <w:r w:rsidR="00E00B76">
        <w:rPr>
          <w:rFonts w:eastAsia="MS Mincho"/>
          <w:lang w:eastAsia="ja-JP"/>
        </w:rPr>
        <w:t xml:space="preserve"> systems as well as provides close alignment with the real world problems, including our representative use cases. </w:t>
      </w:r>
      <w:r w:rsidRPr="00E93AD1">
        <w:rPr>
          <w:rFonts w:eastAsia="MS Mincho"/>
          <w:lang w:eastAsia="ja-JP"/>
        </w:rPr>
        <w:t xml:space="preserve">Every component functions as an event consumer, or an event producer, or a combination of both. The event bus plays a central role in facilitating inter-component communication which is done via events. </w:t>
      </w:r>
      <w:r w:rsidR="00F04012">
        <w:rPr>
          <w:rFonts w:eastAsia="MS Mincho"/>
          <w:lang w:eastAsia="ja-JP"/>
        </w:rPr>
        <w:fldChar w:fldCharType="begin"/>
      </w:r>
      <w:r w:rsidR="00F04012">
        <w:rPr>
          <w:rFonts w:eastAsia="MS Mincho"/>
          <w:lang w:eastAsia="ja-JP"/>
        </w:rPr>
        <w:instrText xml:space="preserve"> REF _Ref399693784 \h </w:instrText>
      </w:r>
      <w:r w:rsidR="00F04012">
        <w:rPr>
          <w:rFonts w:eastAsia="MS Mincho"/>
          <w:lang w:eastAsia="ja-JP"/>
        </w:rPr>
      </w:r>
      <w:r w:rsidR="00F04012">
        <w:rPr>
          <w:rFonts w:eastAsia="MS Mincho"/>
          <w:lang w:eastAsia="ja-JP"/>
        </w:rPr>
        <w:fldChar w:fldCharType="separate"/>
      </w:r>
      <w:ins w:id="18" w:author="Alexander Kofman" w:date="2014-10-26T14:38:00Z">
        <w:r w:rsidR="008A5D49">
          <w:t xml:space="preserve">Figure </w:t>
        </w:r>
        <w:r w:rsidR="008A5D49">
          <w:rPr>
            <w:rFonts w:hint="cs"/>
            <w:noProof/>
            <w:cs/>
          </w:rPr>
          <w:t>‎</w:t>
        </w:r>
        <w:r w:rsidR="008A5D49">
          <w:rPr>
            <w:noProof/>
          </w:rPr>
          <w:t>2</w:t>
        </w:r>
        <w:r w:rsidR="008A5D49">
          <w:t>.</w:t>
        </w:r>
        <w:r w:rsidR="008A5D49">
          <w:rPr>
            <w:noProof/>
          </w:rPr>
          <w:t>3</w:t>
        </w:r>
      </w:ins>
      <w:r w:rsidR="00F04012">
        <w:rPr>
          <w:rFonts w:eastAsia="MS Mincho"/>
          <w:lang w:eastAsia="ja-JP"/>
        </w:rPr>
        <w:fldChar w:fldCharType="end"/>
      </w:r>
      <w:r w:rsidR="00F04012">
        <w:rPr>
          <w:rFonts w:eastAsia="MS Mincho"/>
          <w:lang w:eastAsia="ja-JP"/>
        </w:rPr>
        <w:t xml:space="preserve"> </w:t>
      </w:r>
      <w:r w:rsidRPr="00E93AD1">
        <w:rPr>
          <w:rFonts w:eastAsia="MS Mincho"/>
          <w:lang w:eastAsia="ja-JP"/>
        </w:rPr>
        <w:t xml:space="preserve">provides a refinement of the conceptual architecture described above where the runtime part is represented as a group of loosely-coupled components interacting through events. The event bus </w:t>
      </w:r>
      <w:r w:rsidR="00B47DEB">
        <w:rPr>
          <w:rFonts w:eastAsia="MS Mincho"/>
          <w:lang w:eastAsia="ja-JP"/>
        </w:rPr>
        <w:t>serves as</w:t>
      </w:r>
      <w:r w:rsidRPr="00E93AD1">
        <w:rPr>
          <w:rFonts w:eastAsia="MS Mincho"/>
          <w:lang w:eastAsia="ja-JP"/>
        </w:rPr>
        <w:t xml:space="preserve"> the communication and integration platform for </w:t>
      </w:r>
      <w:r w:rsidR="00AC6D33">
        <w:rPr>
          <w:rFonts w:eastAsia="MS Mincho"/>
          <w:lang w:eastAsia="ja-JP"/>
        </w:rPr>
        <w:t>SPEEDD runtime</w:t>
      </w:r>
      <w:r w:rsidRPr="00E93AD1">
        <w:rPr>
          <w:rFonts w:eastAsia="MS Mincho"/>
          <w:lang w:eastAsia="ja-JP"/>
        </w:rPr>
        <w:t>.</w:t>
      </w:r>
      <w:r w:rsidR="00B03BB3">
        <w:rPr>
          <w:rFonts w:eastAsia="MS Mincho"/>
          <w:lang w:eastAsia="ja-JP"/>
        </w:rPr>
        <w:t xml:space="preserve"> </w:t>
      </w:r>
    </w:p>
    <w:p w:rsidR="0060072B" w:rsidRDefault="00B868C0" w:rsidP="0060072B">
      <w:pPr>
        <w:keepNext/>
      </w:pPr>
      <w:r>
        <w:rPr>
          <w:rFonts w:eastAsia="MS Mincho"/>
          <w:noProof/>
          <w:lang w:eastAsia="en-US" w:bidi="he-IL"/>
        </w:rPr>
        <w:drawing>
          <wp:inline distT="0" distB="0" distL="0" distR="0" wp14:anchorId="61F58072" wp14:editId="224D880E">
            <wp:extent cx="5511600" cy="3628800"/>
            <wp:effectExtent l="0" t="0" r="0" b="0"/>
            <wp:docPr id="31828" name="Picture 3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1600" cy="3628800"/>
                    </a:xfrm>
                    <a:prstGeom prst="rect">
                      <a:avLst/>
                    </a:prstGeom>
                    <a:noFill/>
                  </pic:spPr>
                </pic:pic>
              </a:graphicData>
            </a:graphic>
          </wp:inline>
        </w:drawing>
      </w:r>
      <w:r w:rsidR="00E93AD1" w:rsidRPr="00E93AD1">
        <w:rPr>
          <w:rFonts w:eastAsia="MS Mincho"/>
          <w:lang w:eastAsia="ja-JP"/>
        </w:rPr>
        <w:t xml:space="preserve"> </w:t>
      </w:r>
    </w:p>
    <w:p w:rsidR="00E93AD1" w:rsidRPr="00E93AD1" w:rsidRDefault="0060072B" w:rsidP="0060072B">
      <w:pPr>
        <w:pStyle w:val="Caption"/>
        <w:rPr>
          <w:rFonts w:eastAsia="MS Mincho"/>
          <w:lang w:eastAsia="ja-JP"/>
        </w:rPr>
      </w:pPr>
      <w:bookmarkStart w:id="19" w:name="_Ref399693784"/>
      <w:bookmarkStart w:id="20" w:name="_Toc402095464"/>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3</w:t>
      </w:r>
      <w:r w:rsidR="003B4817">
        <w:fldChar w:fldCharType="end"/>
      </w:r>
      <w:bookmarkEnd w:id="19"/>
      <w:r>
        <w:t xml:space="preserve"> </w:t>
      </w:r>
      <w:r w:rsidRPr="009D7BA0">
        <w:t>- SPEEDD - Event-Driven Architecture</w:t>
      </w:r>
      <w:bookmarkEnd w:id="20"/>
    </w:p>
    <w:p w:rsidR="00B03BB3" w:rsidRDefault="00B03BB3" w:rsidP="00F74FA3">
      <w:pPr>
        <w:rPr>
          <w:rFonts w:eastAsia="MS Mincho"/>
          <w:lang w:eastAsia="ja-JP"/>
        </w:rPr>
      </w:pPr>
      <w:r>
        <w:rPr>
          <w:rFonts w:eastAsia="MS Mincho"/>
          <w:lang w:eastAsia="ja-JP"/>
        </w:rPr>
        <w:lastRenderedPageBreak/>
        <w:t xml:space="preserve">Input from the operational systems (traffic sensor readings, credit card transactions) are represented as events and injected into the system by posting a new event message to the event bus. These events </w:t>
      </w:r>
      <w:r w:rsidR="007E10DA">
        <w:rPr>
          <w:rFonts w:eastAsia="MS Mincho"/>
          <w:lang w:eastAsia="ja-JP"/>
        </w:rPr>
        <w:t xml:space="preserve">are consumed by the CEP </w:t>
      </w:r>
      <w:r w:rsidR="003527BD">
        <w:rPr>
          <w:rFonts w:eastAsia="MS Mincho"/>
          <w:lang w:eastAsia="ja-JP"/>
        </w:rPr>
        <w:t xml:space="preserve">runtime. The derived events representing detected or forecasted situations that CEP component outputs are posted to the event bus as well. The </w:t>
      </w:r>
      <w:r w:rsidR="00FA4185">
        <w:rPr>
          <w:rFonts w:eastAsia="MS Mincho"/>
          <w:lang w:eastAsia="ja-JP"/>
        </w:rPr>
        <w:t>decision making</w:t>
      </w:r>
      <w:r w:rsidR="003527BD">
        <w:rPr>
          <w:rFonts w:eastAsia="MS Mincho"/>
          <w:lang w:eastAsia="ja-JP"/>
        </w:rPr>
        <w:t xml:space="preserve"> module </w:t>
      </w:r>
      <w:r w:rsidR="005B004E">
        <w:rPr>
          <w:rFonts w:eastAsia="MS Mincho"/>
          <w:lang w:eastAsia="ja-JP"/>
        </w:rPr>
        <w:t>listens on these events so that the decision making procedure is triggered upon a new event representing a situation that requires a decision.</w:t>
      </w:r>
      <w:r w:rsidR="002E62D4">
        <w:rPr>
          <w:rFonts w:eastAsia="MS Mincho"/>
          <w:lang w:eastAsia="ja-JP"/>
        </w:rPr>
        <w:t xml:space="preserve"> The output of the decision making represents the action to be taken to mitigate or resolve the situation. These actions are posted as action events.</w:t>
      </w:r>
      <w:r w:rsidR="00EF54AD">
        <w:rPr>
          <w:rFonts w:eastAsia="MS Mincho"/>
          <w:lang w:eastAsia="ja-JP"/>
        </w:rPr>
        <w:t xml:space="preserve"> </w:t>
      </w:r>
      <w:r w:rsidR="00860C62">
        <w:rPr>
          <w:rFonts w:eastAsia="MS Mincho"/>
          <w:lang w:eastAsia="ja-JP"/>
        </w:rPr>
        <w:t>The visualization component consumes events coming from two sources: the situations (detected as well as forecasted) and the corresponding actions suggested by the automatic decision components. Architecturally there is no difference between these two – both are events that the dashboard is ‘subscribed to’, although having different semantics and presented and handled differently.</w:t>
      </w:r>
      <w:r w:rsidR="007268DA">
        <w:rPr>
          <w:rFonts w:eastAsia="MS Mincho"/>
          <w:lang w:eastAsia="ja-JP"/>
        </w:rPr>
        <w:t xml:space="preserve"> The user can accept the suggested action as is, modify the suggested action’s parameters, or reject it (and even decide on a different action). In the case where an action to be performed, the resulting action will be sent as a new event to</w:t>
      </w:r>
      <w:r w:rsidR="00A71E83">
        <w:rPr>
          <w:rFonts w:eastAsia="MS Mincho"/>
          <w:lang w:eastAsia="ja-JP"/>
        </w:rPr>
        <w:t xml:space="preserve"> the event bus so that the corresponding actuators are notified.</w:t>
      </w:r>
    </w:p>
    <w:p w:rsidR="00E93AD1" w:rsidRPr="00E93AD1" w:rsidRDefault="00E93AD1" w:rsidP="00AE0326">
      <w:pPr>
        <w:rPr>
          <w:rFonts w:eastAsia="MS Mincho"/>
          <w:lang w:eastAsia="ja-JP"/>
        </w:rPr>
      </w:pPr>
      <w:r w:rsidRPr="00E93AD1">
        <w:rPr>
          <w:rFonts w:eastAsia="MS Mincho"/>
          <w:lang w:eastAsia="ja-JP"/>
        </w:rPr>
        <w:t xml:space="preserve">In the following subsections we are describe the </w:t>
      </w:r>
      <w:r w:rsidR="00AE0326">
        <w:rPr>
          <w:rFonts w:eastAsia="MS Mincho"/>
          <w:lang w:eastAsia="ja-JP"/>
        </w:rPr>
        <w:t xml:space="preserve">details of the runtime </w:t>
      </w:r>
      <w:r w:rsidRPr="00E93AD1">
        <w:rPr>
          <w:rFonts w:eastAsia="MS Mincho"/>
          <w:lang w:eastAsia="ja-JP"/>
        </w:rPr>
        <w:t xml:space="preserve">architecture </w:t>
      </w:r>
      <w:r w:rsidR="00AE0326">
        <w:rPr>
          <w:rFonts w:eastAsia="MS Mincho"/>
          <w:lang w:eastAsia="ja-JP"/>
        </w:rPr>
        <w:t xml:space="preserve">discussing design </w:t>
      </w:r>
      <w:r w:rsidRPr="00E93AD1">
        <w:rPr>
          <w:rFonts w:eastAsia="MS Mincho"/>
          <w:lang w:eastAsia="ja-JP"/>
        </w:rPr>
        <w:t xml:space="preserve">of </w:t>
      </w:r>
      <w:r w:rsidR="00AE0326">
        <w:rPr>
          <w:rFonts w:eastAsia="MS Mincho"/>
          <w:lang w:eastAsia="ja-JP"/>
        </w:rPr>
        <w:t xml:space="preserve">each </w:t>
      </w:r>
      <w:r w:rsidRPr="00E93AD1">
        <w:rPr>
          <w:rFonts w:eastAsia="MS Mincho"/>
          <w:lang w:eastAsia="ja-JP"/>
        </w:rPr>
        <w:t>component</w:t>
      </w:r>
      <w:r w:rsidR="00AE0326">
        <w:rPr>
          <w:rFonts w:eastAsia="MS Mincho"/>
          <w:lang w:eastAsia="ja-JP"/>
        </w:rPr>
        <w:t xml:space="preserve"> and explain how the technology is being used to implement it.</w:t>
      </w:r>
    </w:p>
    <w:p w:rsidR="00E93AD1" w:rsidRPr="00E93AD1" w:rsidRDefault="00E45386" w:rsidP="00E45386">
      <w:pPr>
        <w:rPr>
          <w:rFonts w:eastAsia="MS Mincho"/>
          <w:lang w:eastAsia="ja-JP"/>
        </w:rPr>
      </w:pPr>
      <w:r>
        <w:rPr>
          <w:rFonts w:eastAsia="MS Mincho"/>
          <w:lang w:eastAsia="ja-JP"/>
        </w:rPr>
        <w:fldChar w:fldCharType="begin"/>
      </w:r>
      <w:r>
        <w:rPr>
          <w:rFonts w:eastAsia="MS Mincho"/>
          <w:lang w:eastAsia="ja-JP"/>
        </w:rPr>
        <w:instrText xml:space="preserve"> REF _Ref399693844 \h </w:instrText>
      </w:r>
      <w:r>
        <w:rPr>
          <w:rFonts w:eastAsia="MS Mincho"/>
          <w:lang w:eastAsia="ja-JP"/>
        </w:rPr>
      </w:r>
      <w:r>
        <w:rPr>
          <w:rFonts w:eastAsia="MS Mincho"/>
          <w:lang w:eastAsia="ja-JP"/>
        </w:rPr>
        <w:fldChar w:fldCharType="separate"/>
      </w:r>
      <w:ins w:id="21" w:author="Alexander Kofman" w:date="2014-10-26T14:38:00Z">
        <w:r w:rsidR="008A5D49">
          <w:t xml:space="preserve">Figure </w:t>
        </w:r>
        <w:r w:rsidR="008A5D49">
          <w:rPr>
            <w:rFonts w:hint="cs"/>
            <w:noProof/>
            <w:cs/>
          </w:rPr>
          <w:t>‎</w:t>
        </w:r>
        <w:r w:rsidR="008A5D49">
          <w:rPr>
            <w:noProof/>
          </w:rPr>
          <w:t>2</w:t>
        </w:r>
        <w:r w:rsidR="008A5D49">
          <w:t>.</w:t>
        </w:r>
        <w:r w:rsidR="008A5D49">
          <w:rPr>
            <w:noProof/>
          </w:rPr>
          <w:t>4</w:t>
        </w:r>
      </w:ins>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and </w:t>
      </w:r>
      <w:r>
        <w:rPr>
          <w:rFonts w:eastAsia="MS Mincho"/>
          <w:lang w:eastAsia="ja-JP"/>
        </w:rPr>
        <w:fldChar w:fldCharType="begin"/>
      </w:r>
      <w:r>
        <w:rPr>
          <w:rFonts w:eastAsia="MS Mincho"/>
          <w:lang w:eastAsia="ja-JP"/>
        </w:rPr>
        <w:instrText xml:space="preserve"> REF _Ref399693852 \h </w:instrText>
      </w:r>
      <w:r>
        <w:rPr>
          <w:rFonts w:eastAsia="MS Mincho"/>
          <w:lang w:eastAsia="ja-JP"/>
        </w:rPr>
      </w:r>
      <w:r>
        <w:rPr>
          <w:rFonts w:eastAsia="MS Mincho"/>
          <w:lang w:eastAsia="ja-JP"/>
        </w:rPr>
        <w:fldChar w:fldCharType="separate"/>
      </w:r>
      <w:ins w:id="22" w:author="Alexander Kofman" w:date="2014-10-26T14:38:00Z">
        <w:r w:rsidR="008A5D49">
          <w:t xml:space="preserve">Figure </w:t>
        </w:r>
        <w:r w:rsidR="008A5D49">
          <w:rPr>
            <w:rFonts w:hint="cs"/>
            <w:noProof/>
            <w:cs/>
          </w:rPr>
          <w:t>‎</w:t>
        </w:r>
        <w:r w:rsidR="008A5D49">
          <w:rPr>
            <w:noProof/>
          </w:rPr>
          <w:t>2</w:t>
        </w:r>
        <w:r w:rsidR="008A5D49">
          <w:t>.</w:t>
        </w:r>
        <w:r w:rsidR="008A5D49">
          <w:rPr>
            <w:noProof/>
          </w:rPr>
          <w:t>5</w:t>
        </w:r>
      </w:ins>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 the </w:t>
      </w:r>
      <w:r w:rsidR="00985F8F">
        <w:rPr>
          <w:rFonts w:eastAsia="MS Mincho"/>
          <w:lang w:eastAsia="ja-JP"/>
        </w:rPr>
        <w:t xml:space="preserve">SPEEDD runtime </w:t>
      </w:r>
      <w:r w:rsidR="00E93AD1" w:rsidRPr="00E93AD1">
        <w:rPr>
          <w:rFonts w:eastAsia="MS Mincho"/>
          <w:lang w:eastAsia="ja-JP"/>
        </w:rPr>
        <w:t xml:space="preserve">architecture for the traffic and credit card fraud use cases </w:t>
      </w:r>
      <w:r w:rsidR="00985F8F">
        <w:rPr>
          <w:rFonts w:eastAsia="MS Mincho"/>
          <w:lang w:eastAsia="ja-JP"/>
        </w:rPr>
        <w:t>respectively. These di</w:t>
      </w:r>
      <w:r w:rsidR="0004666B">
        <w:rPr>
          <w:rFonts w:eastAsia="MS Mincho"/>
          <w:lang w:eastAsia="ja-JP"/>
        </w:rPr>
        <w:t>agrams include the technology platforms used to implement the architecture. We will use these illustrations as we discuss the details of each component.</w:t>
      </w:r>
    </w:p>
    <w:p w:rsidR="002303C1" w:rsidRDefault="00E93AD1" w:rsidP="002303C1">
      <w:pPr>
        <w:keepNext/>
      </w:pPr>
      <w:r w:rsidRPr="00E93AD1">
        <w:rPr>
          <w:rFonts w:eastAsia="MS Mincho"/>
          <w:lang w:eastAsia="ja-JP"/>
        </w:rPr>
        <w:t xml:space="preserve"> </w:t>
      </w:r>
      <w:r w:rsidR="008613B9">
        <w:rPr>
          <w:rFonts w:eastAsia="MS Mincho"/>
          <w:noProof/>
          <w:lang w:eastAsia="en-US" w:bidi="he-IL"/>
        </w:rPr>
        <w:drawing>
          <wp:inline distT="0" distB="0" distL="0" distR="0" wp14:anchorId="6B3CCF06" wp14:editId="16DEFAD0">
            <wp:extent cx="5342400" cy="3747600"/>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2400" cy="37476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23" w:name="_Ref399693844"/>
      <w:bookmarkStart w:id="24" w:name="_Toc402095465"/>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4</w:t>
      </w:r>
      <w:r w:rsidR="003B4817">
        <w:fldChar w:fldCharType="end"/>
      </w:r>
      <w:bookmarkEnd w:id="23"/>
      <w:r>
        <w:t xml:space="preserve"> </w:t>
      </w:r>
      <w:r w:rsidRPr="00363617">
        <w:t>- SPEEDD Runtime - Event-Driven Architecture (Traffic Use Case)</w:t>
      </w:r>
      <w:bookmarkEnd w:id="24"/>
    </w:p>
    <w:p w:rsidR="002303C1" w:rsidRDefault="008613B9" w:rsidP="002303C1">
      <w:pPr>
        <w:keepNext/>
      </w:pPr>
      <w:r>
        <w:rPr>
          <w:noProof/>
          <w:lang w:eastAsia="en-US" w:bidi="he-IL"/>
        </w:rPr>
        <w:lastRenderedPageBreak/>
        <w:drawing>
          <wp:inline distT="0" distB="0" distL="0" distR="0" wp14:anchorId="0348CB1E" wp14:editId="1AA4F14D">
            <wp:extent cx="5338800" cy="33084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8800" cy="33084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25" w:name="_Ref399693852"/>
      <w:bookmarkStart w:id="26" w:name="_Toc402095466"/>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5</w:t>
      </w:r>
      <w:r w:rsidR="003B4817">
        <w:fldChar w:fldCharType="end"/>
      </w:r>
      <w:bookmarkEnd w:id="25"/>
      <w:r>
        <w:t xml:space="preserve"> </w:t>
      </w:r>
      <w:r w:rsidRPr="004A6D7F">
        <w:t>- SPEEDD Runtime - Event-Driven Architecture (Credit Card Fraud Use Case)</w:t>
      </w:r>
      <w:bookmarkEnd w:id="26"/>
    </w:p>
    <w:p w:rsidR="00E93AD1" w:rsidRPr="00E93AD1" w:rsidRDefault="00E93AD1" w:rsidP="00462E25">
      <w:pPr>
        <w:pStyle w:val="Heading3"/>
        <w:rPr>
          <w:lang w:eastAsia="ja-JP"/>
        </w:rPr>
      </w:pPr>
      <w:bookmarkStart w:id="27" w:name="_Ref400010233"/>
      <w:bookmarkStart w:id="28" w:name="_Ref400010250"/>
      <w:bookmarkStart w:id="29" w:name="_Toc402095429"/>
      <w:r w:rsidRPr="00E93AD1">
        <w:rPr>
          <w:lang w:eastAsia="ja-JP"/>
        </w:rPr>
        <w:t>Event Bus</w:t>
      </w:r>
      <w:bookmarkEnd w:id="27"/>
      <w:bookmarkEnd w:id="28"/>
      <w:bookmarkEnd w:id="29"/>
    </w:p>
    <w:p w:rsidR="00E93AD1" w:rsidRDefault="0038224D" w:rsidP="00BF5B2D">
      <w:pPr>
        <w:rPr>
          <w:rFonts w:eastAsia="MS Mincho"/>
          <w:lang w:eastAsia="ja-JP"/>
        </w:rPr>
      </w:pPr>
      <w:r>
        <w:rPr>
          <w:rFonts w:eastAsia="MS Mincho"/>
          <w:lang w:eastAsia="ja-JP"/>
        </w:rPr>
        <w:t>The technology chosen for the event bus component is Apache Kafka</w:t>
      </w:r>
      <w:r>
        <w:rPr>
          <w:rStyle w:val="FootnoteReference"/>
          <w:rFonts w:eastAsia="MS Mincho"/>
          <w:lang w:eastAsia="ja-JP"/>
        </w:rPr>
        <w:footnoteReference w:id="3"/>
      </w:r>
      <w:r w:rsidR="00CF7E29">
        <w:rPr>
          <w:rFonts w:eastAsia="MS Mincho"/>
          <w:lang w:eastAsia="ja-JP"/>
        </w:rPr>
        <w:t xml:space="preserve">. It provides a scalable, performant, and robust messaging platform that matches SPEEDD requirements (see </w:t>
      </w:r>
      <w:r w:rsidR="00CF7E29">
        <w:rPr>
          <w:rFonts w:eastAsia="MS Mincho"/>
          <w:lang w:eastAsia="ja-JP"/>
        </w:rPr>
        <w:fldChar w:fldCharType="begin"/>
      </w:r>
      <w:r w:rsidR="00CF7E29">
        <w:rPr>
          <w:rFonts w:eastAsia="MS Mincho"/>
          <w:lang w:eastAsia="ja-JP"/>
        </w:rPr>
        <w:instrText xml:space="preserve"> REF _Ref399941180 \r \h </w:instrText>
      </w:r>
      <w:r w:rsidR="00CF7E29">
        <w:rPr>
          <w:rFonts w:eastAsia="MS Mincho"/>
          <w:lang w:eastAsia="ja-JP"/>
        </w:rPr>
      </w:r>
      <w:r w:rsidR="00CF7E29">
        <w:rPr>
          <w:rFonts w:eastAsia="MS Mincho"/>
          <w:lang w:eastAsia="ja-JP"/>
        </w:rPr>
        <w:fldChar w:fldCharType="separate"/>
      </w:r>
      <w:r w:rsidR="008A5D49">
        <w:rPr>
          <w:rFonts w:eastAsia="MS Mincho" w:hint="cs"/>
          <w:cs/>
          <w:lang w:eastAsia="ja-JP"/>
        </w:rPr>
        <w:t>‎</w:t>
      </w:r>
      <w:r w:rsidR="008A5D49">
        <w:rPr>
          <w:rFonts w:eastAsia="MS Mincho"/>
          <w:lang w:eastAsia="ja-JP"/>
        </w:rPr>
        <w:t>5.5</w:t>
      </w:r>
      <w:r w:rsidR="00CF7E29">
        <w:rPr>
          <w:rFonts w:eastAsia="MS Mincho"/>
          <w:lang w:eastAsia="ja-JP"/>
        </w:rPr>
        <w:fldChar w:fldCharType="end"/>
      </w:r>
      <w:r w:rsidR="00CF7E29">
        <w:rPr>
          <w:rFonts w:eastAsia="MS Mincho"/>
          <w:lang w:eastAsia="ja-JP"/>
        </w:rPr>
        <w:t xml:space="preserve"> for our technology evaluation results)</w:t>
      </w:r>
      <w:r w:rsidR="00B279ED">
        <w:rPr>
          <w:rFonts w:eastAsia="MS Mincho"/>
          <w:lang w:eastAsia="ja-JP"/>
        </w:rPr>
        <w:t>.</w:t>
      </w:r>
      <w:r w:rsidR="005F0335">
        <w:rPr>
          <w:rFonts w:eastAsia="MS Mincho"/>
          <w:lang w:eastAsia="ja-JP"/>
        </w:rPr>
        <w:t xml:space="preserve"> </w:t>
      </w:r>
      <w:r w:rsidR="006976B7">
        <w:rPr>
          <w:rFonts w:eastAsia="MS Mincho"/>
          <w:lang w:eastAsia="ja-JP"/>
        </w:rPr>
        <w:t xml:space="preserve">To implement routing of the events to event consumers we build upon the topic-based routing mechanism provided by Kafka. </w:t>
      </w:r>
      <w:r w:rsidR="00BF5B2D">
        <w:rPr>
          <w:rFonts w:eastAsia="MS Mincho"/>
          <w:lang w:eastAsia="ja-JP"/>
        </w:rPr>
        <w:t>In</w:t>
      </w:r>
      <w:r w:rsidR="00B964F8">
        <w:rPr>
          <w:rFonts w:eastAsia="MS Mincho"/>
          <w:lang w:eastAsia="ja-JP"/>
        </w:rPr>
        <w:t xml:space="preserve"> </w:t>
      </w:r>
      <w:r w:rsidR="00BF5B2D">
        <w:rPr>
          <w:rFonts w:eastAsia="MS Mincho"/>
          <w:lang w:eastAsia="ja-JP"/>
        </w:rPr>
        <w:fldChar w:fldCharType="begin"/>
      </w:r>
      <w:r w:rsidR="00BF5B2D">
        <w:rPr>
          <w:rFonts w:eastAsia="MS Mincho"/>
          <w:lang w:eastAsia="ja-JP"/>
        </w:rPr>
        <w:instrText xml:space="preserve"> REF _Ref399943477 \h </w:instrText>
      </w:r>
      <w:r w:rsidR="00BF5B2D">
        <w:rPr>
          <w:rFonts w:eastAsia="MS Mincho"/>
          <w:lang w:eastAsia="ja-JP"/>
        </w:rPr>
      </w:r>
      <w:r w:rsidR="00BF5B2D">
        <w:rPr>
          <w:rFonts w:eastAsia="MS Mincho"/>
          <w:lang w:eastAsia="ja-JP"/>
        </w:rPr>
        <w:fldChar w:fldCharType="separate"/>
      </w:r>
      <w:ins w:id="30" w:author="Alexander Kofman" w:date="2014-10-26T14:38:00Z">
        <w:r w:rsidR="008A5D49">
          <w:t xml:space="preserve">Table </w:t>
        </w:r>
        <w:r w:rsidR="008A5D49">
          <w:rPr>
            <w:rFonts w:hint="cs"/>
            <w:noProof/>
            <w:cs/>
          </w:rPr>
          <w:t>‎</w:t>
        </w:r>
        <w:r w:rsidR="008A5D49">
          <w:rPr>
            <w:noProof/>
          </w:rPr>
          <w:t>2</w:t>
        </w:r>
        <w:r w:rsidR="008A5D49">
          <w:t>.</w:t>
        </w:r>
        <w:r w:rsidR="008A5D49">
          <w:rPr>
            <w:noProof/>
          </w:rPr>
          <w:t>1</w:t>
        </w:r>
      </w:ins>
      <w:r w:rsidR="00BF5B2D">
        <w:rPr>
          <w:rFonts w:eastAsia="MS Mincho"/>
          <w:lang w:eastAsia="ja-JP"/>
        </w:rPr>
        <w:fldChar w:fldCharType="end"/>
      </w:r>
      <w:r w:rsidR="00BF5B2D">
        <w:rPr>
          <w:rFonts w:eastAsia="MS Mincho"/>
          <w:lang w:eastAsia="ja-JP"/>
        </w:rPr>
        <w:t xml:space="preserve"> one can find the topics used by SPEEDD runtime along with the information about what components produce events or consume events for every topic.</w:t>
      </w:r>
    </w:p>
    <w:p w:rsidR="000A2E53" w:rsidRDefault="000A2E53" w:rsidP="000A2E53">
      <w:pPr>
        <w:pStyle w:val="Caption"/>
        <w:keepNext/>
      </w:pPr>
      <w:bookmarkStart w:id="31" w:name="_Ref399943477"/>
      <w:bookmarkStart w:id="32" w:name="_Toc402095461"/>
      <w:proofErr w:type="gramStart"/>
      <w:r>
        <w:t xml:space="preserve">Table </w:t>
      </w:r>
      <w:r w:rsidR="007D3788">
        <w:fldChar w:fldCharType="begin"/>
      </w:r>
      <w:r w:rsidR="007D3788">
        <w:instrText xml:space="preserve"> STYLEREF 1 \s </w:instrText>
      </w:r>
      <w:r w:rsidR="007D3788">
        <w:fldChar w:fldCharType="separate"/>
      </w:r>
      <w:r w:rsidR="008A5D49">
        <w:rPr>
          <w:rFonts w:hint="cs"/>
          <w:noProof/>
          <w:cs/>
        </w:rPr>
        <w:t>‎</w:t>
      </w:r>
      <w:r w:rsidR="008A5D49">
        <w:rPr>
          <w:noProof/>
        </w:rPr>
        <w:t>2</w:t>
      </w:r>
      <w:r w:rsidR="007D3788">
        <w:rPr>
          <w:noProof/>
        </w:rPr>
        <w:fldChar w:fldCharType="end"/>
      </w:r>
      <w:r>
        <w:t>.</w:t>
      </w:r>
      <w:proofErr w:type="gramEnd"/>
      <w:r>
        <w:fldChar w:fldCharType="begin"/>
      </w:r>
      <w:r>
        <w:instrText xml:space="preserve"> SEQ Table \* ARABIC \s 1 </w:instrText>
      </w:r>
      <w:r>
        <w:fldChar w:fldCharType="separate"/>
      </w:r>
      <w:r w:rsidR="008A5D49">
        <w:rPr>
          <w:noProof/>
        </w:rPr>
        <w:t>1</w:t>
      </w:r>
      <w:r>
        <w:fldChar w:fldCharType="end"/>
      </w:r>
      <w:bookmarkEnd w:id="31"/>
      <w:r>
        <w:t xml:space="preserve"> - Kafka topics in SPEEDD event bus</w:t>
      </w:r>
      <w:bookmarkEnd w:id="32"/>
    </w:p>
    <w:tbl>
      <w:tblPr>
        <w:tblStyle w:val="LightShading-Accent1"/>
        <w:tblW w:w="9568" w:type="dxa"/>
        <w:tblLook w:val="04A0" w:firstRow="1" w:lastRow="0" w:firstColumn="1" w:lastColumn="0" w:noHBand="0" w:noVBand="1"/>
      </w:tblPr>
      <w:tblGrid>
        <w:gridCol w:w="2632"/>
        <w:gridCol w:w="2296"/>
        <w:gridCol w:w="2268"/>
        <w:gridCol w:w="2372"/>
      </w:tblGrid>
      <w:tr w:rsidR="00CB385F" w:rsidTr="00651AD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Topic Name</w:t>
            </w:r>
          </w:p>
        </w:tc>
        <w:tc>
          <w:tcPr>
            <w:tcW w:w="2296"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Description</w:t>
            </w:r>
          </w:p>
        </w:tc>
        <w:tc>
          <w:tcPr>
            <w:tcW w:w="2268"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Producers</w:t>
            </w:r>
          </w:p>
        </w:tc>
        <w:tc>
          <w:tcPr>
            <w:tcW w:w="2372"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Consumers</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proofErr w:type="spellStart"/>
            <w:r>
              <w:rPr>
                <w:rFonts w:eastAsia="MS Mincho"/>
                <w:lang w:eastAsia="ja-JP"/>
              </w:rPr>
              <w:t>speedd</w:t>
            </w:r>
            <w:proofErr w:type="spellEnd"/>
            <w:r>
              <w:rPr>
                <w:rFonts w:eastAsia="MS Mincho"/>
                <w:lang w:eastAsia="ja-JP"/>
              </w:rPr>
              <w:t>-in-events</w:t>
            </w:r>
          </w:p>
        </w:tc>
        <w:tc>
          <w:tcPr>
            <w:tcW w:w="2296"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Input events</w:t>
            </w:r>
          </w:p>
        </w:tc>
        <w:tc>
          <w:tcPr>
            <w:tcW w:w="2268"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Event sources (e.g. traffic sensor readers, credit card transaction systems, file readers for replay etc.)</w:t>
            </w:r>
          </w:p>
        </w:tc>
        <w:tc>
          <w:tcPr>
            <w:tcW w:w="2372" w:type="dxa"/>
          </w:tcPr>
          <w:p w:rsidR="000A2E53" w:rsidRDefault="00DF45FF"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CEP runtime</w:t>
            </w:r>
          </w:p>
        </w:tc>
      </w:tr>
      <w:tr w:rsidR="000A2E53" w:rsidTr="00651ADE">
        <w:trPr>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Pr="00E1450C" w:rsidRDefault="000A2E53" w:rsidP="001A6DD9">
            <w:pPr>
              <w:rPr>
                <w:rFonts w:eastAsia="MS Mincho"/>
                <w:lang w:eastAsia="ja-JP"/>
              </w:rPr>
            </w:pPr>
            <w:proofErr w:type="spellStart"/>
            <w:r w:rsidRPr="00E1450C">
              <w:rPr>
                <w:rFonts w:eastAsia="MS Mincho"/>
                <w:lang w:eastAsia="ja-JP"/>
              </w:rPr>
              <w:t>speedd</w:t>
            </w:r>
            <w:proofErr w:type="spellEnd"/>
            <w:r w:rsidRPr="00E1450C">
              <w:rPr>
                <w:rFonts w:eastAsia="MS Mincho"/>
                <w:lang w:eastAsia="ja-JP"/>
              </w:rPr>
              <w:t>-out-events</w:t>
            </w:r>
          </w:p>
        </w:tc>
        <w:tc>
          <w:tcPr>
            <w:tcW w:w="2296" w:type="dxa"/>
          </w:tcPr>
          <w:p w:rsidR="000A2E53" w:rsidRDefault="00C53EC3"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Detected/Forecasted events</w:t>
            </w:r>
          </w:p>
        </w:tc>
        <w:tc>
          <w:tcPr>
            <w:tcW w:w="2268"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CEP</w:t>
            </w:r>
          </w:p>
        </w:tc>
        <w:tc>
          <w:tcPr>
            <w:tcW w:w="2372" w:type="dxa"/>
          </w:tcPr>
          <w:p w:rsidR="000A2E53" w:rsidRDefault="00FA4185"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Decision making</w:t>
            </w:r>
            <w:r w:rsidR="00376509">
              <w:rPr>
                <w:rFonts w:eastAsia="MS Mincho"/>
                <w:lang w:eastAsia="ja-JP"/>
              </w:rPr>
              <w:t>,</w:t>
            </w:r>
          </w:p>
          <w:p w:rsidR="00376509"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proofErr w:type="spellStart"/>
            <w:r>
              <w:rPr>
                <w:rFonts w:eastAsia="MS Mincho"/>
                <w:lang w:eastAsia="ja-JP"/>
              </w:rPr>
              <w:t>speedd</w:t>
            </w:r>
            <w:proofErr w:type="spellEnd"/>
            <w:r>
              <w:rPr>
                <w:rFonts w:eastAsia="MS Mincho"/>
                <w:lang w:eastAsia="ja-JP"/>
              </w:rPr>
              <w:t>-actions</w:t>
            </w:r>
          </w:p>
        </w:tc>
        <w:tc>
          <w:tcPr>
            <w:tcW w:w="2296"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Suggested decisions</w:t>
            </w:r>
          </w:p>
        </w:tc>
        <w:tc>
          <w:tcPr>
            <w:tcW w:w="2268" w:type="dxa"/>
          </w:tcPr>
          <w:p w:rsidR="000A2E53" w:rsidRDefault="00FA4185"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Decision making</w:t>
            </w:r>
          </w:p>
        </w:tc>
        <w:tc>
          <w:tcPr>
            <w:tcW w:w="2372" w:type="dxa"/>
          </w:tcPr>
          <w:p w:rsidR="000A2E53" w:rsidRDefault="002C69BB" w:rsidP="0014115C">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Dashboard</w:t>
            </w:r>
          </w:p>
        </w:tc>
      </w:tr>
      <w:tr w:rsidR="000A2E53" w:rsidTr="00651ADE">
        <w:trPr>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proofErr w:type="spellStart"/>
            <w:r>
              <w:rPr>
                <w:rFonts w:eastAsia="MS Mincho"/>
                <w:lang w:eastAsia="ja-JP"/>
              </w:rPr>
              <w:t>speedd</w:t>
            </w:r>
            <w:proofErr w:type="spellEnd"/>
            <w:r>
              <w:rPr>
                <w:rFonts w:eastAsia="MS Mincho"/>
                <w:lang w:eastAsia="ja-JP"/>
              </w:rPr>
              <w:t>-actions-confirmed</w:t>
            </w:r>
          </w:p>
        </w:tc>
        <w:tc>
          <w:tcPr>
            <w:tcW w:w="2296" w:type="dxa"/>
          </w:tcPr>
          <w:p w:rsidR="000A2E53" w:rsidRDefault="00225947"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Actions confirmed for execution</w:t>
            </w:r>
          </w:p>
        </w:tc>
        <w:tc>
          <w:tcPr>
            <w:tcW w:w="2268" w:type="dxa"/>
          </w:tcPr>
          <w:p w:rsidR="000A2E53" w:rsidRDefault="003203EA"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 xml:space="preserve">Dashboard (in open loop mode), </w:t>
            </w:r>
            <w:r w:rsidR="00FA4185">
              <w:rPr>
                <w:rFonts w:eastAsia="MS Mincho"/>
                <w:lang w:eastAsia="ja-JP"/>
              </w:rPr>
              <w:t>Decision making</w:t>
            </w:r>
            <w:r>
              <w:rPr>
                <w:rFonts w:eastAsia="MS Mincho"/>
                <w:lang w:eastAsia="ja-JP"/>
              </w:rPr>
              <w:t xml:space="preserve"> (in closed loop mode)</w:t>
            </w:r>
          </w:p>
        </w:tc>
        <w:tc>
          <w:tcPr>
            <w:tcW w:w="2372" w:type="dxa"/>
          </w:tcPr>
          <w:p w:rsidR="000A2E53" w:rsidRDefault="00AA58A6"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Actuators</w:t>
            </w:r>
          </w:p>
        </w:tc>
      </w:tr>
    </w:tbl>
    <w:p w:rsidR="00510170" w:rsidRDefault="008E5800" w:rsidP="00211883">
      <w:pPr>
        <w:rPr>
          <w:rFonts w:eastAsia="MS Mincho"/>
          <w:lang w:eastAsia="ja-JP"/>
        </w:rPr>
      </w:pPr>
      <w:r>
        <w:rPr>
          <w:rFonts w:eastAsia="MS Mincho"/>
          <w:lang w:eastAsia="ja-JP"/>
        </w:rPr>
        <w:lastRenderedPageBreak/>
        <w:t xml:space="preserve">To allow scalable processing of massive stream of messages at high throughput Kafka provides the partitioning mechanism. Every topic can be partitioned into multiple streams that can be processed in parallel, while every partition can be managed on a separate machine. </w:t>
      </w:r>
      <w:r w:rsidR="00211883">
        <w:rPr>
          <w:rFonts w:eastAsia="MS Mincho"/>
          <w:lang w:eastAsia="ja-JP"/>
        </w:rPr>
        <w:t>There may be more than one replica for every partition, thus providing resilience in case of failures.</w:t>
      </w:r>
    </w:p>
    <w:p w:rsidR="004800E7" w:rsidRDefault="00211883" w:rsidP="004915D0">
      <w:pPr>
        <w:rPr>
          <w:rFonts w:eastAsia="MS Mincho"/>
          <w:lang w:eastAsia="ja-JP"/>
        </w:rPr>
      </w:pPr>
      <w:r>
        <w:rPr>
          <w:rFonts w:eastAsia="MS Mincho"/>
          <w:lang w:eastAsia="ja-JP"/>
        </w:rPr>
        <w:t xml:space="preserve"> In SPEEDD we exploit Kafka partitioning to build a scalable and fault-</w:t>
      </w:r>
      <w:r w:rsidR="00FF757E">
        <w:rPr>
          <w:rFonts w:eastAsia="MS Mincho"/>
          <w:lang w:eastAsia="ja-JP"/>
        </w:rPr>
        <w:t>tolerant event</w:t>
      </w:r>
      <w:r>
        <w:rPr>
          <w:rFonts w:eastAsia="MS Mincho"/>
          <w:lang w:eastAsia="ja-JP"/>
        </w:rPr>
        <w:t xml:space="preserve"> bus.</w:t>
      </w:r>
      <w:r w:rsidR="00510170">
        <w:rPr>
          <w:rFonts w:eastAsia="MS Mincho"/>
          <w:lang w:eastAsia="ja-JP"/>
        </w:rPr>
        <w:t xml:space="preserve"> The topic that receives the biggest incoming traffic is </w:t>
      </w:r>
      <w:proofErr w:type="spellStart"/>
      <w:r w:rsidR="00510170">
        <w:rPr>
          <w:rFonts w:eastAsia="MS Mincho"/>
          <w:lang w:eastAsia="ja-JP"/>
        </w:rPr>
        <w:t>speedd</w:t>
      </w:r>
      <w:proofErr w:type="spellEnd"/>
      <w:r w:rsidR="00510170">
        <w:rPr>
          <w:rFonts w:eastAsia="MS Mincho"/>
          <w:lang w:eastAsia="ja-JP"/>
        </w:rPr>
        <w:t>-in-events where all the input events are sent.</w:t>
      </w:r>
      <w:r w:rsidR="004800E7">
        <w:rPr>
          <w:rFonts w:eastAsia="MS Mincho"/>
          <w:lang w:eastAsia="ja-JP"/>
        </w:rPr>
        <w:t xml:space="preserve"> The decision about the partitioning mechanism to use is use-case specific as we want to achieve nearly uniform distribution of load over different partitions. </w:t>
      </w:r>
      <w:r w:rsidR="004915D0">
        <w:rPr>
          <w:rFonts w:eastAsia="MS Mincho"/>
          <w:lang w:eastAsia="ja-JP"/>
        </w:rPr>
        <w:t xml:space="preserve">Below we describe the partitioning approach for each use case, providing the rationale for the design decisions. It is important to mention though that we may change the final partitioning mechanism based on the performance experiments on real and simulated data. We will be able to do that at any stage of the project development, thanks to the highly extensible and customizable partitioning framework that Kafka provides. </w:t>
      </w:r>
    </w:p>
    <w:p w:rsidR="00D01FC6" w:rsidRDefault="00D01FC6" w:rsidP="00D01FC6">
      <w:pPr>
        <w:pStyle w:val="Heading4"/>
        <w:rPr>
          <w:lang w:eastAsia="ja-JP"/>
        </w:rPr>
      </w:pPr>
      <w:bookmarkStart w:id="33" w:name="_Ref400884520"/>
      <w:r>
        <w:rPr>
          <w:lang w:eastAsia="ja-JP"/>
        </w:rPr>
        <w:t>Partitioning for the Traffic Use Case</w:t>
      </w:r>
      <w:bookmarkEnd w:id="33"/>
    </w:p>
    <w:p w:rsidR="00D92C74" w:rsidRDefault="00DC390D" w:rsidP="008B406D">
      <w:pPr>
        <w:rPr>
          <w:rFonts w:eastAsia="MS Mincho"/>
          <w:lang w:eastAsia="ja-JP"/>
        </w:rPr>
      </w:pPr>
      <w:r>
        <w:rPr>
          <w:rFonts w:eastAsia="MS Mincho"/>
          <w:lang w:eastAsia="ja-JP"/>
        </w:rPr>
        <w:t xml:space="preserve">Assuming that we get </w:t>
      </w:r>
      <w:r w:rsidR="00FD7BFA">
        <w:rPr>
          <w:rFonts w:eastAsia="MS Mincho"/>
          <w:lang w:eastAsia="ja-JP"/>
        </w:rPr>
        <w:t xml:space="preserve">relatively </w:t>
      </w:r>
      <w:r w:rsidR="00101DC6">
        <w:rPr>
          <w:rFonts w:eastAsia="MS Mincho"/>
          <w:lang w:eastAsia="ja-JP"/>
        </w:rPr>
        <w:t>equal</w:t>
      </w:r>
      <w:r w:rsidR="00FD7BFA">
        <w:rPr>
          <w:rFonts w:eastAsia="MS Mincho"/>
          <w:lang w:eastAsia="ja-JP"/>
        </w:rPr>
        <w:t xml:space="preserve"> amount of events produced by every sensor, </w:t>
      </w:r>
      <w:r w:rsidR="008E42AB">
        <w:rPr>
          <w:rFonts w:eastAsia="MS Mincho"/>
          <w:lang w:eastAsia="ja-JP"/>
        </w:rPr>
        <w:t>we could partition sensor reading events based on the sensor id</w:t>
      </w:r>
      <w:r w:rsidR="00DE77B7">
        <w:rPr>
          <w:rFonts w:eastAsia="MS Mincho"/>
          <w:lang w:eastAsia="ja-JP"/>
        </w:rPr>
        <w:t>. T</w:t>
      </w:r>
      <w:r w:rsidR="00FD7BFA">
        <w:rPr>
          <w:rFonts w:eastAsia="MS Mincho"/>
          <w:lang w:eastAsia="ja-JP"/>
        </w:rPr>
        <w:t xml:space="preserve">his should result in uniform distribution of the messages to partitions, which </w:t>
      </w:r>
      <w:r w:rsidR="008B406D">
        <w:rPr>
          <w:rFonts w:eastAsia="MS Mincho"/>
          <w:lang w:eastAsia="ja-JP"/>
        </w:rPr>
        <w:t>provides</w:t>
      </w:r>
      <w:r w:rsidR="00FD7BFA">
        <w:rPr>
          <w:rFonts w:eastAsia="MS Mincho"/>
          <w:lang w:eastAsia="ja-JP"/>
        </w:rPr>
        <w:t xml:space="preserve"> horizontal scalability of the topic.</w:t>
      </w:r>
    </w:p>
    <w:p w:rsidR="008B2056" w:rsidRDefault="008B2056" w:rsidP="008B2056">
      <w:pPr>
        <w:pStyle w:val="Heading4"/>
        <w:rPr>
          <w:lang w:eastAsia="ja-JP"/>
        </w:rPr>
      </w:pPr>
      <w:bookmarkStart w:id="34" w:name="_Ref400884529"/>
      <w:r>
        <w:rPr>
          <w:lang w:eastAsia="ja-JP"/>
        </w:rPr>
        <w:t>Partitioning for the Credit Card Fraud Use Case</w:t>
      </w:r>
      <w:bookmarkEnd w:id="34"/>
    </w:p>
    <w:p w:rsidR="001A6DD9" w:rsidRDefault="00D92C74" w:rsidP="00702BDB">
      <w:pPr>
        <w:rPr>
          <w:rFonts w:eastAsia="MS Mincho"/>
          <w:lang w:eastAsia="ja-JP"/>
        </w:rPr>
      </w:pPr>
      <w:r>
        <w:rPr>
          <w:rFonts w:eastAsia="MS Mincho"/>
          <w:lang w:eastAsia="ja-JP"/>
        </w:rPr>
        <w:t xml:space="preserve">For the credit card fraud use case, the card </w:t>
      </w:r>
      <w:r w:rsidR="00CE78B4">
        <w:rPr>
          <w:rFonts w:eastAsia="MS Mincho"/>
          <w:lang w:eastAsia="ja-JP"/>
        </w:rPr>
        <w:t>pan</w:t>
      </w:r>
      <w:r w:rsidR="00026CBD">
        <w:rPr>
          <w:rFonts w:eastAsia="MS Mincho"/>
          <w:lang w:eastAsia="ja-JP"/>
        </w:rPr>
        <w:t xml:space="preserve"> </w:t>
      </w:r>
      <w:r w:rsidR="004800E7">
        <w:rPr>
          <w:rFonts w:eastAsia="MS Mincho"/>
          <w:lang w:eastAsia="ja-JP"/>
        </w:rPr>
        <w:t>uniquely identifies the card.</w:t>
      </w:r>
      <w:r w:rsidR="00702BDB">
        <w:rPr>
          <w:rFonts w:eastAsia="MS Mincho"/>
          <w:lang w:eastAsia="ja-JP"/>
        </w:rPr>
        <w:t xml:space="preserve"> It is questionable though if we can assume uniform distribution of transactions among all card owners. Therefore the most suitable part</w:t>
      </w:r>
      <w:r w:rsidR="00141C88">
        <w:rPr>
          <w:rFonts w:eastAsia="MS Mincho"/>
          <w:lang w:eastAsia="ja-JP"/>
        </w:rPr>
        <w:t xml:space="preserve">itioning seems to be ‘random’ partitioning, that should guarantee uniform partitioning of the messages in the topic. </w:t>
      </w:r>
    </w:p>
    <w:p w:rsidR="00141C88" w:rsidRDefault="00141C88" w:rsidP="00141C88">
      <w:pPr>
        <w:pStyle w:val="Heading4"/>
        <w:rPr>
          <w:lang w:eastAsia="ja-JP"/>
        </w:rPr>
      </w:pPr>
      <w:r>
        <w:rPr>
          <w:lang w:eastAsia="ja-JP"/>
        </w:rPr>
        <w:t>Ordering of events</w:t>
      </w:r>
    </w:p>
    <w:p w:rsidR="00141C88" w:rsidRDefault="00141C88" w:rsidP="00141C88">
      <w:pPr>
        <w:rPr>
          <w:lang w:eastAsia="ja-JP"/>
        </w:rPr>
      </w:pPr>
      <w:r>
        <w:rPr>
          <w:lang w:eastAsia="ja-JP"/>
        </w:rPr>
        <w:t xml:space="preserve">Kafka guarantees that the order of events submitted to a topic’s partition is preserved </w:t>
      </w:r>
      <w:r w:rsidR="003319A4">
        <w:rPr>
          <w:lang w:eastAsia="ja-JP"/>
        </w:rPr>
        <w:t xml:space="preserve">within same partition </w:t>
      </w:r>
      <w:r>
        <w:rPr>
          <w:lang w:eastAsia="ja-JP"/>
        </w:rPr>
        <w:t xml:space="preserve">– the consumers will receive them in the same order. However, the order is not guaranteed across partitions. In our case this should not be an issue because </w:t>
      </w:r>
      <w:r w:rsidR="00AA6535">
        <w:rPr>
          <w:lang w:eastAsia="ja-JP"/>
        </w:rPr>
        <w:t>the CEP</w:t>
      </w:r>
      <w:r>
        <w:rPr>
          <w:lang w:eastAsia="ja-JP"/>
        </w:rPr>
        <w:t xml:space="preserve"> component takes care of the out-of-order events as long as the delay between the event and its preceding event that arrives after that event is not too long – this assumption should be valid with Kafka.</w:t>
      </w:r>
    </w:p>
    <w:p w:rsidR="00F53F33" w:rsidRDefault="00F53F33" w:rsidP="00B37010">
      <w:pPr>
        <w:pStyle w:val="Heading4"/>
        <w:rPr>
          <w:lang w:eastAsia="ja-JP"/>
        </w:rPr>
      </w:pPr>
      <w:r>
        <w:rPr>
          <w:lang w:eastAsia="ja-JP"/>
        </w:rPr>
        <w:t>Storm-Kafka In</w:t>
      </w:r>
      <w:r w:rsidR="00B37010">
        <w:rPr>
          <w:lang w:eastAsia="ja-JP"/>
        </w:rPr>
        <w:t>t</w:t>
      </w:r>
      <w:r>
        <w:rPr>
          <w:lang w:eastAsia="ja-JP"/>
        </w:rPr>
        <w:t>egration</w:t>
      </w:r>
    </w:p>
    <w:p w:rsidR="004F39FB" w:rsidRDefault="004F39FB" w:rsidP="007928A0">
      <w:pPr>
        <w:rPr>
          <w:lang w:eastAsia="ja-JP"/>
        </w:rPr>
      </w:pPr>
      <w:r>
        <w:rPr>
          <w:lang w:eastAsia="ja-JP"/>
        </w:rPr>
        <w:t>Integration between Storm streaming platform and our Kafka-based event bus is done based on the Storm-</w:t>
      </w:r>
      <w:r w:rsidR="00215730">
        <w:rPr>
          <w:lang w:eastAsia="ja-JP"/>
        </w:rPr>
        <w:t>Kafka-</w:t>
      </w:r>
      <w:r>
        <w:rPr>
          <w:lang w:eastAsia="ja-JP"/>
        </w:rPr>
        <w:t>Plus project</w:t>
      </w:r>
      <w:r w:rsidR="001262A7">
        <w:rPr>
          <w:rStyle w:val="FootnoteReference"/>
          <w:lang w:eastAsia="ja-JP"/>
        </w:rPr>
        <w:footnoteReference w:id="4"/>
      </w:r>
      <w:r w:rsidR="00215730">
        <w:rPr>
          <w:lang w:eastAsia="ja-JP"/>
        </w:rPr>
        <w:t xml:space="preserve">. </w:t>
      </w:r>
      <w:r w:rsidR="00FF6E9E">
        <w:rPr>
          <w:lang w:eastAsia="ja-JP"/>
        </w:rPr>
        <w:t>Storm-Kafka-Plus provides two building blocks</w:t>
      </w:r>
      <w:r w:rsidR="007928A0">
        <w:rPr>
          <w:lang w:eastAsia="ja-JP"/>
        </w:rPr>
        <w:t xml:space="preserve">. </w:t>
      </w:r>
      <w:proofErr w:type="spellStart"/>
      <w:r w:rsidR="007928A0">
        <w:rPr>
          <w:lang w:eastAsia="ja-JP"/>
        </w:rPr>
        <w:t>KafkaSpout</w:t>
      </w:r>
      <w:proofErr w:type="spellEnd"/>
      <w:r w:rsidR="007928A0">
        <w:rPr>
          <w:lang w:eastAsia="ja-JP"/>
        </w:rPr>
        <w:t xml:space="preserve"> listens on a </w:t>
      </w:r>
      <w:proofErr w:type="spellStart"/>
      <w:proofErr w:type="gramStart"/>
      <w:r w:rsidR="007928A0">
        <w:rPr>
          <w:lang w:eastAsia="ja-JP"/>
        </w:rPr>
        <w:t>kafka</w:t>
      </w:r>
      <w:proofErr w:type="spellEnd"/>
      <w:proofErr w:type="gramEnd"/>
      <w:r w:rsidR="007928A0">
        <w:rPr>
          <w:lang w:eastAsia="ja-JP"/>
        </w:rPr>
        <w:t xml:space="preserve"> topic and creates a stream of the tuples. </w:t>
      </w:r>
      <w:proofErr w:type="spellStart"/>
      <w:r w:rsidR="007928A0">
        <w:rPr>
          <w:lang w:eastAsia="ja-JP"/>
        </w:rPr>
        <w:t>KafkaBolt</w:t>
      </w:r>
      <w:proofErr w:type="spellEnd"/>
      <w:r w:rsidR="007928A0">
        <w:rPr>
          <w:lang w:eastAsia="ja-JP"/>
        </w:rPr>
        <w:t xml:space="preserve"> posts incoming tuples </w:t>
      </w:r>
      <w:r w:rsidR="005B5420">
        <w:rPr>
          <w:lang w:eastAsia="ja-JP"/>
        </w:rPr>
        <w:t>to a configured topic.</w:t>
      </w:r>
      <w:r w:rsidR="001031A1">
        <w:rPr>
          <w:lang w:eastAsia="ja-JP"/>
        </w:rPr>
        <w:t xml:space="preserve"> There is an extensible mechanism for serialization and deserialization of tuples to messages and vice versa.</w:t>
      </w:r>
    </w:p>
    <w:p w:rsidR="007676FC" w:rsidRPr="004F39FB" w:rsidRDefault="007676FC" w:rsidP="00345D6D">
      <w:pPr>
        <w:rPr>
          <w:lang w:eastAsia="ja-JP"/>
        </w:rPr>
      </w:pPr>
      <w:r>
        <w:rPr>
          <w:lang w:eastAsia="ja-JP"/>
        </w:rPr>
        <w:t>T</w:t>
      </w:r>
      <w:r w:rsidR="00345D6D">
        <w:rPr>
          <w:lang w:eastAsia="ja-JP"/>
        </w:rPr>
        <w:t xml:space="preserve">he diagram on </w:t>
      </w:r>
      <w:r w:rsidR="00345D6D">
        <w:rPr>
          <w:lang w:eastAsia="ja-JP"/>
        </w:rPr>
        <w:fldChar w:fldCharType="begin"/>
      </w:r>
      <w:r w:rsidR="00345D6D">
        <w:rPr>
          <w:lang w:eastAsia="ja-JP"/>
        </w:rPr>
        <w:instrText xml:space="preserve"> REF _Ref400741719 \h </w:instrText>
      </w:r>
      <w:r w:rsidR="00345D6D">
        <w:rPr>
          <w:lang w:eastAsia="ja-JP"/>
        </w:rPr>
      </w:r>
      <w:r w:rsidR="00345D6D">
        <w:rPr>
          <w:lang w:eastAsia="ja-JP"/>
        </w:rPr>
        <w:fldChar w:fldCharType="separate"/>
      </w:r>
      <w:ins w:id="35" w:author="Alexander Kofman" w:date="2014-10-26T14:38:00Z">
        <w:r w:rsidR="008A5D49">
          <w:t xml:space="preserve">Figure </w:t>
        </w:r>
        <w:r w:rsidR="008A5D49">
          <w:rPr>
            <w:rFonts w:hint="cs"/>
            <w:noProof/>
            <w:cs/>
          </w:rPr>
          <w:t>‎</w:t>
        </w:r>
        <w:r w:rsidR="008A5D49">
          <w:rPr>
            <w:noProof/>
          </w:rPr>
          <w:t>2</w:t>
        </w:r>
        <w:r w:rsidR="008A5D49">
          <w:t>.</w:t>
        </w:r>
        <w:r w:rsidR="008A5D49">
          <w:rPr>
            <w:noProof/>
          </w:rPr>
          <w:t>6</w:t>
        </w:r>
      </w:ins>
      <w:r w:rsidR="00345D6D">
        <w:rPr>
          <w:lang w:eastAsia="ja-JP"/>
        </w:rPr>
        <w:fldChar w:fldCharType="end"/>
      </w:r>
      <w:r w:rsidR="00345D6D">
        <w:rPr>
          <w:lang w:eastAsia="ja-JP"/>
        </w:rPr>
        <w:t xml:space="preserve"> illustrates the way this integration is done in SPEEDD. Raw events posted on the </w:t>
      </w:r>
      <w:proofErr w:type="spellStart"/>
      <w:r w:rsidR="00345D6D" w:rsidRPr="00552832">
        <w:rPr>
          <w:i/>
          <w:iCs/>
          <w:lang w:eastAsia="ja-JP"/>
        </w:rPr>
        <w:t>speedd</w:t>
      </w:r>
      <w:proofErr w:type="spellEnd"/>
      <w:r w:rsidR="00345D6D" w:rsidRPr="00552832">
        <w:rPr>
          <w:i/>
          <w:iCs/>
          <w:lang w:eastAsia="ja-JP"/>
        </w:rPr>
        <w:t>-in-events</w:t>
      </w:r>
      <w:r w:rsidR="00345D6D">
        <w:rPr>
          <w:lang w:eastAsia="ja-JP"/>
        </w:rPr>
        <w:t xml:space="preserve"> topic in csv format are de-serialized using the use-case specific scheme (in the diagram </w:t>
      </w:r>
      <w:proofErr w:type="spellStart"/>
      <w:r w:rsidR="00345D6D" w:rsidRPr="00345D6D">
        <w:rPr>
          <w:i/>
          <w:iCs/>
          <w:lang w:eastAsia="ja-JP"/>
        </w:rPr>
        <w:t>AggregatedReadingScheme</w:t>
      </w:r>
      <w:proofErr w:type="spellEnd"/>
      <w:r w:rsidR="00345D6D">
        <w:rPr>
          <w:lang w:eastAsia="ja-JP"/>
        </w:rPr>
        <w:t xml:space="preserve"> corresponds to the traffic sensor aggregated reading event format).</w:t>
      </w:r>
      <w:r w:rsidR="002F0E75">
        <w:rPr>
          <w:lang w:eastAsia="ja-JP"/>
        </w:rPr>
        <w:t xml:space="preserve"> The resulting stream contains tuples of form {</w:t>
      </w:r>
      <w:proofErr w:type="spellStart"/>
      <w:r w:rsidR="002F0E75">
        <w:rPr>
          <w:lang w:eastAsia="ja-JP"/>
        </w:rPr>
        <w:t>eventName</w:t>
      </w:r>
      <w:proofErr w:type="spellEnd"/>
      <w:r w:rsidR="002F0E75">
        <w:rPr>
          <w:lang w:eastAsia="ja-JP"/>
        </w:rPr>
        <w:t>, timestamp, attributes</w:t>
      </w:r>
      <w:r w:rsidR="006A3FB9">
        <w:rPr>
          <w:lang w:eastAsia="ja-JP"/>
        </w:rPr>
        <w:t>}.</w:t>
      </w:r>
      <w:r w:rsidR="00C82B94">
        <w:rPr>
          <w:lang w:eastAsia="ja-JP"/>
        </w:rPr>
        <w:t xml:space="preserve"> Outbound events are </w:t>
      </w:r>
      <w:r w:rsidR="00C82B94">
        <w:rPr>
          <w:lang w:eastAsia="ja-JP"/>
        </w:rPr>
        <w:lastRenderedPageBreak/>
        <w:t xml:space="preserve">serialized as JSON text-based messages using </w:t>
      </w:r>
      <w:proofErr w:type="spellStart"/>
      <w:r w:rsidR="00C82B94" w:rsidRPr="005D5488">
        <w:rPr>
          <w:i/>
          <w:iCs/>
          <w:lang w:eastAsia="ja-JP"/>
        </w:rPr>
        <w:t>JsonEncoder</w:t>
      </w:r>
      <w:proofErr w:type="spellEnd"/>
      <w:r w:rsidR="00C82B94">
        <w:rPr>
          <w:lang w:eastAsia="ja-JP"/>
        </w:rPr>
        <w:t xml:space="preserve"> c</w:t>
      </w:r>
      <w:r w:rsidR="00674C09">
        <w:rPr>
          <w:lang w:eastAsia="ja-JP"/>
        </w:rPr>
        <w:t xml:space="preserve">lass configured via </w:t>
      </w:r>
      <w:proofErr w:type="spellStart"/>
      <w:r w:rsidR="00674C09">
        <w:rPr>
          <w:lang w:eastAsia="ja-JP"/>
        </w:rPr>
        <w:t>serializer.class</w:t>
      </w:r>
      <w:proofErr w:type="spellEnd"/>
      <w:r w:rsidR="00674C09">
        <w:rPr>
          <w:lang w:eastAsia="ja-JP"/>
        </w:rPr>
        <w:t xml:space="preserve"> parameter of the </w:t>
      </w:r>
      <w:proofErr w:type="spellStart"/>
      <w:r w:rsidR="00674C09">
        <w:rPr>
          <w:lang w:eastAsia="ja-JP"/>
        </w:rPr>
        <w:t>KafkaBolt</w:t>
      </w:r>
      <w:proofErr w:type="spellEnd"/>
      <w:r w:rsidR="00674C09">
        <w:rPr>
          <w:lang w:eastAsia="ja-JP"/>
        </w:rPr>
        <w:t>.</w:t>
      </w:r>
    </w:p>
    <w:p w:rsidR="00B70815" w:rsidRDefault="00B70815" w:rsidP="00B70815">
      <w:pPr>
        <w:keepNext/>
      </w:pPr>
      <w:r>
        <w:rPr>
          <w:rFonts w:eastAsia="MS Mincho"/>
          <w:noProof/>
          <w:lang w:eastAsia="en-US" w:bidi="he-IL"/>
        </w:rPr>
        <w:drawing>
          <wp:inline distT="0" distB="0" distL="0" distR="0" wp14:anchorId="0601A188" wp14:editId="079E829A">
            <wp:extent cx="5992483" cy="2323940"/>
            <wp:effectExtent l="0" t="0" r="889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4755" cy="2324821"/>
                    </a:xfrm>
                    <a:prstGeom prst="rect">
                      <a:avLst/>
                    </a:prstGeom>
                    <a:noFill/>
                  </pic:spPr>
                </pic:pic>
              </a:graphicData>
            </a:graphic>
          </wp:inline>
        </w:drawing>
      </w:r>
    </w:p>
    <w:p w:rsidR="00C07AB2" w:rsidRPr="00977A8F" w:rsidRDefault="00B70815" w:rsidP="00977A8F">
      <w:pPr>
        <w:pStyle w:val="Caption"/>
        <w:rPr>
          <w:lang w:eastAsia="ja-JP"/>
        </w:rPr>
      </w:pPr>
      <w:bookmarkStart w:id="36" w:name="_Ref400741719"/>
      <w:bookmarkStart w:id="37" w:name="_Toc402095467"/>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6</w:t>
      </w:r>
      <w:r w:rsidR="003B4817">
        <w:fldChar w:fldCharType="end"/>
      </w:r>
      <w:bookmarkEnd w:id="36"/>
      <w:r>
        <w:t xml:space="preserve"> - Storm-Kafka Integration</w:t>
      </w:r>
      <w:bookmarkEnd w:id="37"/>
    </w:p>
    <w:p w:rsidR="00E93AD1" w:rsidRPr="00E93AD1" w:rsidRDefault="00E93AD1" w:rsidP="00462E25">
      <w:pPr>
        <w:pStyle w:val="Heading3"/>
        <w:rPr>
          <w:lang w:eastAsia="ja-JP"/>
        </w:rPr>
      </w:pPr>
      <w:bookmarkStart w:id="38" w:name="_Toc402095430"/>
      <w:r w:rsidRPr="00E93AD1">
        <w:rPr>
          <w:lang w:eastAsia="ja-JP"/>
        </w:rPr>
        <w:t>Event/Data Providers</w:t>
      </w:r>
      <w:bookmarkEnd w:id="38"/>
    </w:p>
    <w:p w:rsidR="00E93AD1" w:rsidRDefault="005B1947" w:rsidP="005B1947">
      <w:pPr>
        <w:rPr>
          <w:rFonts w:eastAsia="MS Mincho"/>
          <w:lang w:eastAsia="ja-JP"/>
        </w:rPr>
      </w:pPr>
      <w:r>
        <w:rPr>
          <w:rFonts w:eastAsia="MS Mincho"/>
          <w:lang w:eastAsia="ja-JP"/>
        </w:rPr>
        <w:t xml:space="preserve">Event providers provide the input interface of SPEEDD runtime with the external world. Every event that occurs in the external world that should be taken into account by SPEEDD to detect or predict an important business situation should be sent to the </w:t>
      </w:r>
      <w:proofErr w:type="spellStart"/>
      <w:r>
        <w:rPr>
          <w:rFonts w:eastAsia="MS Mincho"/>
          <w:lang w:eastAsia="ja-JP"/>
        </w:rPr>
        <w:t>speedd</w:t>
      </w:r>
      <w:proofErr w:type="spellEnd"/>
      <w:r>
        <w:rPr>
          <w:rFonts w:eastAsia="MS Mincho"/>
          <w:lang w:eastAsia="ja-JP"/>
        </w:rPr>
        <w:t xml:space="preserve">-in-events topic on the event bus (see </w:t>
      </w:r>
      <w:r>
        <w:rPr>
          <w:rFonts w:eastAsia="MS Mincho"/>
          <w:lang w:eastAsia="ja-JP"/>
        </w:rPr>
        <w:fldChar w:fldCharType="begin"/>
      </w:r>
      <w:r>
        <w:rPr>
          <w:rFonts w:eastAsia="MS Mincho"/>
          <w:lang w:eastAsia="ja-JP"/>
        </w:rPr>
        <w:instrText xml:space="preserve"> REF _Ref400010250 \r \p \h </w:instrText>
      </w:r>
      <w:r>
        <w:rPr>
          <w:rFonts w:eastAsia="MS Mincho"/>
          <w:lang w:eastAsia="ja-JP"/>
        </w:rPr>
      </w:r>
      <w:r>
        <w:rPr>
          <w:rFonts w:eastAsia="MS Mincho"/>
          <w:lang w:eastAsia="ja-JP"/>
        </w:rPr>
        <w:fldChar w:fldCharType="separate"/>
      </w:r>
      <w:r w:rsidR="008A5D49">
        <w:rPr>
          <w:rFonts w:eastAsia="MS Mincho" w:hint="cs"/>
          <w:cs/>
          <w:lang w:eastAsia="ja-JP"/>
        </w:rPr>
        <w:t>‎</w:t>
      </w:r>
      <w:r w:rsidR="008A5D49">
        <w:rPr>
          <w:rFonts w:eastAsia="MS Mincho"/>
          <w:lang w:eastAsia="ja-JP"/>
        </w:rPr>
        <w:t>2.4.1 above</w:t>
      </w:r>
      <w:r>
        <w:rPr>
          <w:rFonts w:eastAsia="MS Mincho"/>
          <w:lang w:eastAsia="ja-JP"/>
        </w:rPr>
        <w:fldChar w:fldCharType="end"/>
      </w:r>
      <w:r>
        <w:rPr>
          <w:rFonts w:eastAsia="MS Mincho"/>
          <w:lang w:eastAsia="ja-JP"/>
        </w:rPr>
        <w:t>)</w:t>
      </w:r>
      <w:r w:rsidR="008F5AA9">
        <w:rPr>
          <w:rFonts w:eastAsia="MS Mincho"/>
          <w:lang w:eastAsia="ja-JP"/>
        </w:rPr>
        <w:t xml:space="preserve"> as a message representing the event.</w:t>
      </w:r>
      <w:r w:rsidR="00C33054">
        <w:rPr>
          <w:rFonts w:eastAsia="MS Mincho"/>
          <w:lang w:eastAsia="ja-JP"/>
        </w:rPr>
        <w:t xml:space="preserve"> </w:t>
      </w:r>
    </w:p>
    <w:p w:rsidR="00220F1F" w:rsidRDefault="00220F1F" w:rsidP="00220F1F">
      <w:pPr>
        <w:pStyle w:val="Heading4"/>
        <w:rPr>
          <w:lang w:eastAsia="ja-JP"/>
        </w:rPr>
      </w:pPr>
      <w:r>
        <w:rPr>
          <w:lang w:eastAsia="ja-JP"/>
        </w:rPr>
        <w:t>Event Providers for Traffic Use Case</w:t>
      </w:r>
    </w:p>
    <w:p w:rsidR="00963C2E" w:rsidRDefault="00963C2E" w:rsidP="00963C2E">
      <w:pPr>
        <w:rPr>
          <w:lang w:eastAsia="ja-JP"/>
        </w:rPr>
      </w:pPr>
      <w:r>
        <w:rPr>
          <w:lang w:eastAsia="ja-JP"/>
        </w:rPr>
        <w:t xml:space="preserve">As it is illustrated in </w:t>
      </w:r>
      <w:r>
        <w:rPr>
          <w:lang w:eastAsia="ja-JP"/>
        </w:rPr>
        <w:fldChar w:fldCharType="begin"/>
      </w:r>
      <w:r>
        <w:rPr>
          <w:lang w:eastAsia="ja-JP"/>
        </w:rPr>
        <w:instrText xml:space="preserve"> REF _Ref399693844 \h </w:instrText>
      </w:r>
      <w:r>
        <w:rPr>
          <w:lang w:eastAsia="ja-JP"/>
        </w:rPr>
      </w:r>
      <w:r>
        <w:rPr>
          <w:lang w:eastAsia="ja-JP"/>
        </w:rPr>
        <w:fldChar w:fldCharType="separate"/>
      </w:r>
      <w:ins w:id="39" w:author="Alexander Kofman" w:date="2014-10-26T14:38:00Z">
        <w:r w:rsidR="008A5D49">
          <w:t xml:space="preserve">Figure </w:t>
        </w:r>
        <w:r w:rsidR="008A5D49">
          <w:rPr>
            <w:rFonts w:hint="cs"/>
            <w:noProof/>
            <w:cs/>
          </w:rPr>
          <w:t>‎</w:t>
        </w:r>
        <w:r w:rsidR="008A5D49">
          <w:rPr>
            <w:noProof/>
          </w:rPr>
          <w:t>2</w:t>
        </w:r>
        <w:r w:rsidR="008A5D49">
          <w:t>.</w:t>
        </w:r>
        <w:r w:rsidR="008A5D49">
          <w:rPr>
            <w:noProof/>
          </w:rPr>
          <w:t>4</w:t>
        </w:r>
      </w:ins>
      <w:r>
        <w:rPr>
          <w:lang w:eastAsia="ja-JP"/>
        </w:rPr>
        <w:fldChar w:fldCharType="end"/>
      </w:r>
      <w:r>
        <w:rPr>
          <w:lang w:eastAsia="ja-JP"/>
        </w:rPr>
        <w:t>, events for the traffic use case come from the following sources:</w:t>
      </w:r>
    </w:p>
    <w:p w:rsidR="00963C2E" w:rsidRDefault="00963C2E" w:rsidP="00065AEB">
      <w:pPr>
        <w:pStyle w:val="ListParagraph"/>
        <w:numPr>
          <w:ilvl w:val="0"/>
          <w:numId w:val="13"/>
        </w:numPr>
        <w:rPr>
          <w:lang w:eastAsia="ja-JP"/>
        </w:rPr>
      </w:pPr>
      <w:r>
        <w:rPr>
          <w:lang w:eastAsia="ja-JP"/>
        </w:rPr>
        <w:t xml:space="preserve">Traffic sensors – magnetic wireless </w:t>
      </w:r>
      <w:proofErr w:type="spellStart"/>
      <w:r>
        <w:rPr>
          <w:lang w:eastAsia="ja-JP"/>
        </w:rPr>
        <w:t>Sensys</w:t>
      </w:r>
      <w:proofErr w:type="spellEnd"/>
      <w:r>
        <w:rPr>
          <w:lang w:eastAsia="ja-JP"/>
        </w:rPr>
        <w:t xml:space="preserve"> sensors buried in the road</w:t>
      </w:r>
    </w:p>
    <w:p w:rsidR="002C38B7" w:rsidRDefault="002C38B7" w:rsidP="00065AEB">
      <w:pPr>
        <w:pStyle w:val="ListParagraph"/>
        <w:numPr>
          <w:ilvl w:val="0"/>
          <w:numId w:val="13"/>
        </w:numPr>
        <w:rPr>
          <w:lang w:eastAsia="ja-JP"/>
        </w:rPr>
      </w:pPr>
      <w:r>
        <w:rPr>
          <w:lang w:eastAsia="ja-JP"/>
        </w:rPr>
        <w:t>Micro-Simulator – synthetic data generated by the micro-simulator</w:t>
      </w:r>
    </w:p>
    <w:p w:rsidR="003D5AAC" w:rsidRDefault="003D5AAC" w:rsidP="00065AEB">
      <w:pPr>
        <w:pStyle w:val="ListParagraph"/>
        <w:numPr>
          <w:ilvl w:val="0"/>
          <w:numId w:val="13"/>
        </w:numPr>
        <w:rPr>
          <w:lang w:eastAsia="ja-JP"/>
        </w:rPr>
      </w:pPr>
      <w:r>
        <w:rPr>
          <w:lang w:eastAsia="ja-JP"/>
        </w:rPr>
        <w:t>Historic data – data from the sensors collected over some period of time that should be replayed to test or demonstrate the SPEEDD prototype</w:t>
      </w:r>
    </w:p>
    <w:p w:rsidR="007B7EE9" w:rsidRDefault="00C211E4" w:rsidP="0045590F">
      <w:pPr>
        <w:rPr>
          <w:lang w:eastAsia="ja-JP"/>
        </w:rPr>
      </w:pPr>
      <w:r>
        <w:rPr>
          <w:lang w:eastAsia="ja-JP"/>
        </w:rPr>
        <w:t xml:space="preserve">To enable processing of events generated by either of the above sources, a connector should be developed. </w:t>
      </w:r>
      <w:r w:rsidR="008E4FF7">
        <w:rPr>
          <w:lang w:eastAsia="ja-JP"/>
        </w:rPr>
        <w:t>The connector uses source-specific integration mechanism to read the data from the event sources and send them to SPEEDD event bus using Kafk</w:t>
      </w:r>
      <w:r w:rsidR="0083001B">
        <w:rPr>
          <w:lang w:eastAsia="ja-JP"/>
        </w:rPr>
        <w:t>a producer API. The message data model and the format of the serialized representation are described in API and Integration part of this document</w:t>
      </w:r>
      <w:r w:rsidR="00F2183B">
        <w:rPr>
          <w:lang w:eastAsia="ja-JP"/>
        </w:rPr>
        <w:t xml:space="preserve"> (see </w:t>
      </w:r>
      <w:r w:rsidR="00F2183B">
        <w:rPr>
          <w:lang w:eastAsia="ja-JP"/>
        </w:rPr>
        <w:fldChar w:fldCharType="begin"/>
      </w:r>
      <w:r w:rsidR="00F2183B">
        <w:rPr>
          <w:lang w:eastAsia="ja-JP"/>
        </w:rPr>
        <w:instrText xml:space="preserve"> REF _Ref401056725 \r \h </w:instrText>
      </w:r>
      <w:r w:rsidR="00F2183B">
        <w:rPr>
          <w:lang w:eastAsia="ja-JP"/>
        </w:rPr>
      </w:r>
      <w:r w:rsidR="00F2183B">
        <w:rPr>
          <w:lang w:eastAsia="ja-JP"/>
        </w:rPr>
        <w:fldChar w:fldCharType="separate"/>
      </w:r>
      <w:r w:rsidR="008A5D49">
        <w:rPr>
          <w:rFonts w:hint="cs"/>
          <w:cs/>
          <w:lang w:eastAsia="ja-JP"/>
        </w:rPr>
        <w:t>‎</w:t>
      </w:r>
      <w:r w:rsidR="008A5D49">
        <w:rPr>
          <w:lang w:eastAsia="ja-JP"/>
        </w:rPr>
        <w:t>2.6</w:t>
      </w:r>
      <w:r w:rsidR="00F2183B">
        <w:rPr>
          <w:lang w:eastAsia="ja-JP"/>
        </w:rPr>
        <w:fldChar w:fldCharType="end"/>
      </w:r>
      <w:r w:rsidR="00F2183B">
        <w:rPr>
          <w:lang w:eastAsia="ja-JP"/>
        </w:rPr>
        <w:t>)</w:t>
      </w:r>
      <w:r w:rsidR="0083001B">
        <w:rPr>
          <w:lang w:eastAsia="ja-JP"/>
        </w:rPr>
        <w:t>.</w:t>
      </w:r>
      <w:r w:rsidR="0045590F">
        <w:rPr>
          <w:lang w:eastAsia="ja-JP"/>
        </w:rPr>
        <w:t xml:space="preserve"> We define three connector types corresponding to the types of the event sources:</w:t>
      </w:r>
    </w:p>
    <w:p w:rsidR="0045590F" w:rsidRDefault="0045590F" w:rsidP="0045590F">
      <w:pPr>
        <w:pStyle w:val="ListParagraph"/>
        <w:numPr>
          <w:ilvl w:val="0"/>
          <w:numId w:val="14"/>
        </w:numPr>
        <w:rPr>
          <w:lang w:eastAsia="ja-JP"/>
        </w:rPr>
      </w:pPr>
      <w:r>
        <w:rPr>
          <w:lang w:eastAsia="ja-JP"/>
        </w:rPr>
        <w:t>Sensor connector</w:t>
      </w:r>
      <w:r w:rsidR="00BC3DAE">
        <w:rPr>
          <w:rStyle w:val="FootnoteReference"/>
          <w:lang w:eastAsia="ja-JP"/>
        </w:rPr>
        <w:footnoteReference w:id="5"/>
      </w:r>
    </w:p>
    <w:p w:rsidR="0045590F" w:rsidRDefault="0045590F" w:rsidP="00A92E94">
      <w:pPr>
        <w:pStyle w:val="ListParagraph"/>
        <w:numPr>
          <w:ilvl w:val="0"/>
          <w:numId w:val="14"/>
        </w:numPr>
        <w:rPr>
          <w:lang w:eastAsia="ja-JP"/>
        </w:rPr>
      </w:pPr>
      <w:r>
        <w:rPr>
          <w:lang w:eastAsia="ja-JP"/>
        </w:rPr>
        <w:t>Micro</w:t>
      </w:r>
      <w:r w:rsidR="00A92E94">
        <w:rPr>
          <w:lang w:eastAsia="ja-JP"/>
        </w:rPr>
        <w:t>-s</w:t>
      </w:r>
      <w:r>
        <w:rPr>
          <w:lang w:eastAsia="ja-JP"/>
        </w:rPr>
        <w:t>im</w:t>
      </w:r>
      <w:r w:rsidR="005522B9">
        <w:rPr>
          <w:lang w:eastAsia="ja-JP"/>
        </w:rPr>
        <w:t>ulator</w:t>
      </w:r>
      <w:r>
        <w:rPr>
          <w:lang w:eastAsia="ja-JP"/>
        </w:rPr>
        <w:t xml:space="preserve"> connector</w:t>
      </w:r>
    </w:p>
    <w:p w:rsidR="0045590F" w:rsidRPr="00963C2E" w:rsidRDefault="0045590F" w:rsidP="00A92E94">
      <w:pPr>
        <w:pStyle w:val="ListParagraph"/>
        <w:numPr>
          <w:ilvl w:val="0"/>
          <w:numId w:val="14"/>
        </w:numPr>
        <w:rPr>
          <w:lang w:eastAsia="ja-JP"/>
        </w:rPr>
      </w:pPr>
      <w:r>
        <w:rPr>
          <w:lang w:eastAsia="ja-JP"/>
        </w:rPr>
        <w:t xml:space="preserve">File </w:t>
      </w:r>
      <w:r w:rsidR="00A92E94">
        <w:rPr>
          <w:lang w:eastAsia="ja-JP"/>
        </w:rPr>
        <w:t>r</w:t>
      </w:r>
      <w:r>
        <w:rPr>
          <w:lang w:eastAsia="ja-JP"/>
        </w:rPr>
        <w:t>eader connector</w:t>
      </w:r>
      <w:r w:rsidR="00E90C8E">
        <w:rPr>
          <w:lang w:eastAsia="ja-JP"/>
        </w:rPr>
        <w:t xml:space="preserve"> – re</w:t>
      </w:r>
      <w:r w:rsidR="00E02DB5">
        <w:rPr>
          <w:lang w:eastAsia="ja-JP"/>
        </w:rPr>
        <w:t>play past events from a file</w:t>
      </w:r>
    </w:p>
    <w:p w:rsidR="00220F1F" w:rsidRDefault="00220F1F" w:rsidP="00220F1F">
      <w:pPr>
        <w:pStyle w:val="Heading4"/>
        <w:rPr>
          <w:lang w:eastAsia="ja-JP"/>
        </w:rPr>
      </w:pPr>
      <w:r>
        <w:rPr>
          <w:lang w:eastAsia="ja-JP"/>
        </w:rPr>
        <w:lastRenderedPageBreak/>
        <w:t>Event Providers for Credit Card Fraud Use Case</w:t>
      </w:r>
    </w:p>
    <w:p w:rsidR="00FF251D" w:rsidRDefault="006F55D5" w:rsidP="006F55D5">
      <w:pPr>
        <w:rPr>
          <w:lang w:eastAsia="ja-JP"/>
        </w:rPr>
      </w:pPr>
      <w:r>
        <w:rPr>
          <w:lang w:eastAsia="ja-JP"/>
        </w:rPr>
        <w:t>The requirements for SPEEDD prototype in regard to the Credit Card Fraud use case only assume running SPEEDD in ‘offline’ mode by replaying historic events . Thus two types of connectors are considered in this design document</w:t>
      </w:r>
      <w:r w:rsidR="00A46ABF">
        <w:rPr>
          <w:lang w:eastAsia="ja-JP"/>
        </w:rPr>
        <w:t xml:space="preserve"> (as shown in </w:t>
      </w:r>
      <w:r w:rsidR="00A46ABF">
        <w:rPr>
          <w:lang w:eastAsia="ja-JP"/>
        </w:rPr>
        <w:fldChar w:fldCharType="begin"/>
      </w:r>
      <w:r w:rsidR="00A46ABF">
        <w:rPr>
          <w:lang w:eastAsia="ja-JP"/>
        </w:rPr>
        <w:instrText xml:space="preserve"> REF _Ref399693852 \h </w:instrText>
      </w:r>
      <w:r w:rsidR="00A46ABF">
        <w:rPr>
          <w:lang w:eastAsia="ja-JP"/>
        </w:rPr>
      </w:r>
      <w:r w:rsidR="00A46ABF">
        <w:rPr>
          <w:lang w:eastAsia="ja-JP"/>
        </w:rPr>
        <w:fldChar w:fldCharType="separate"/>
      </w:r>
      <w:ins w:id="40" w:author="Alexander Kofman" w:date="2014-10-26T14:38:00Z">
        <w:r w:rsidR="008A5D49">
          <w:t xml:space="preserve">Figure </w:t>
        </w:r>
        <w:r w:rsidR="008A5D49">
          <w:rPr>
            <w:rFonts w:hint="cs"/>
            <w:noProof/>
            <w:cs/>
          </w:rPr>
          <w:t>‎</w:t>
        </w:r>
        <w:r w:rsidR="008A5D49">
          <w:rPr>
            <w:noProof/>
          </w:rPr>
          <w:t>2</w:t>
        </w:r>
        <w:r w:rsidR="008A5D49">
          <w:t>.</w:t>
        </w:r>
        <w:r w:rsidR="008A5D49">
          <w:rPr>
            <w:noProof/>
          </w:rPr>
          <w:t>5</w:t>
        </w:r>
      </w:ins>
      <w:r w:rsidR="00A46ABF">
        <w:rPr>
          <w:lang w:eastAsia="ja-JP"/>
        </w:rPr>
        <w:fldChar w:fldCharType="end"/>
      </w:r>
      <w:r w:rsidR="00A46ABF">
        <w:rPr>
          <w:lang w:eastAsia="ja-JP"/>
        </w:rPr>
        <w:t>)</w:t>
      </w:r>
      <w:r>
        <w:rPr>
          <w:lang w:eastAsia="ja-JP"/>
        </w:rPr>
        <w:t>:</w:t>
      </w:r>
    </w:p>
    <w:p w:rsidR="00FF251D" w:rsidRDefault="008676AF" w:rsidP="00FF251D">
      <w:pPr>
        <w:pStyle w:val="ListParagraph"/>
        <w:numPr>
          <w:ilvl w:val="0"/>
          <w:numId w:val="15"/>
        </w:numPr>
        <w:rPr>
          <w:lang w:eastAsia="ja-JP"/>
        </w:rPr>
      </w:pPr>
      <w:r>
        <w:rPr>
          <w:lang w:eastAsia="ja-JP"/>
        </w:rPr>
        <w:t xml:space="preserve">Database connector – replays events </w:t>
      </w:r>
      <w:r w:rsidR="00142DF5">
        <w:rPr>
          <w:lang w:eastAsia="ja-JP"/>
        </w:rPr>
        <w:t xml:space="preserve">from </w:t>
      </w:r>
      <w:proofErr w:type="spellStart"/>
      <w:r w:rsidR="00142DF5">
        <w:rPr>
          <w:lang w:eastAsia="ja-JP"/>
        </w:rPr>
        <w:t>FeedZai</w:t>
      </w:r>
      <w:proofErr w:type="spellEnd"/>
      <w:r w:rsidR="00142DF5">
        <w:rPr>
          <w:lang w:eastAsia="ja-JP"/>
        </w:rPr>
        <w:t xml:space="preserve"> transaction database</w:t>
      </w:r>
    </w:p>
    <w:p w:rsidR="00E90C8E" w:rsidRDefault="006F55D5" w:rsidP="00FF251D">
      <w:pPr>
        <w:pStyle w:val="ListParagraph"/>
        <w:numPr>
          <w:ilvl w:val="0"/>
          <w:numId w:val="15"/>
        </w:numPr>
        <w:rPr>
          <w:lang w:eastAsia="ja-JP"/>
        </w:rPr>
      </w:pPr>
      <w:r>
        <w:rPr>
          <w:lang w:eastAsia="ja-JP"/>
        </w:rPr>
        <w:t>File reader connector</w:t>
      </w:r>
      <w:r w:rsidR="00142DF5">
        <w:rPr>
          <w:lang w:eastAsia="ja-JP"/>
        </w:rPr>
        <w:t xml:space="preserve"> – replays events from a file (with partially or fully anonymized </w:t>
      </w:r>
      <w:r w:rsidR="00DE1B88">
        <w:rPr>
          <w:lang w:eastAsia="ja-JP"/>
        </w:rPr>
        <w:t>data)</w:t>
      </w:r>
    </w:p>
    <w:p w:rsidR="0030049C" w:rsidRDefault="0030049C" w:rsidP="0030049C">
      <w:pPr>
        <w:rPr>
          <w:lang w:eastAsia="ja-JP"/>
        </w:rPr>
      </w:pPr>
      <w:r>
        <w:rPr>
          <w:lang w:eastAsia="ja-JP"/>
        </w:rPr>
        <w:t>These connectors reuse the same design framework as described above. For instance, only a small portion of a connector code is use-case specific, where most of the functionality is reused between connectors. In case of the file reader connector the same connector can be used for either use case, while the parsing part is use-case specific.</w:t>
      </w:r>
    </w:p>
    <w:p w:rsidR="00497645" w:rsidRPr="00FF251D" w:rsidRDefault="00497645" w:rsidP="0030049C">
      <w:pPr>
        <w:rPr>
          <w:lang w:eastAsia="ja-JP"/>
        </w:rPr>
      </w:pPr>
      <w:r>
        <w:rPr>
          <w:lang w:eastAsia="ja-JP"/>
        </w:rPr>
        <w:t>The data model and the format of the messages are described in in API and Integration part of this document</w:t>
      </w:r>
      <w:r w:rsidR="007F4640">
        <w:rPr>
          <w:lang w:eastAsia="ja-JP"/>
        </w:rPr>
        <w:t xml:space="preserve"> (see </w:t>
      </w:r>
      <w:r w:rsidR="007F4640">
        <w:rPr>
          <w:lang w:eastAsia="ja-JP"/>
        </w:rPr>
        <w:fldChar w:fldCharType="begin"/>
      </w:r>
      <w:r w:rsidR="007F4640">
        <w:rPr>
          <w:lang w:eastAsia="ja-JP"/>
        </w:rPr>
        <w:instrText xml:space="preserve"> REF _Ref401056783 \r \h </w:instrText>
      </w:r>
      <w:r w:rsidR="007F4640">
        <w:rPr>
          <w:lang w:eastAsia="ja-JP"/>
        </w:rPr>
      </w:r>
      <w:r w:rsidR="007F4640">
        <w:rPr>
          <w:lang w:eastAsia="ja-JP"/>
        </w:rPr>
        <w:fldChar w:fldCharType="separate"/>
      </w:r>
      <w:r w:rsidR="008A5D49">
        <w:rPr>
          <w:rFonts w:hint="cs"/>
          <w:cs/>
          <w:lang w:eastAsia="ja-JP"/>
        </w:rPr>
        <w:t>‎</w:t>
      </w:r>
      <w:r w:rsidR="008A5D49">
        <w:rPr>
          <w:lang w:eastAsia="ja-JP"/>
        </w:rPr>
        <w:t>2.6</w:t>
      </w:r>
      <w:r w:rsidR="007F4640">
        <w:rPr>
          <w:lang w:eastAsia="ja-JP"/>
        </w:rPr>
        <w:fldChar w:fldCharType="end"/>
      </w:r>
      <w:r w:rsidR="007F4640">
        <w:rPr>
          <w:lang w:eastAsia="ja-JP"/>
        </w:rPr>
        <w:t>).</w:t>
      </w:r>
    </w:p>
    <w:p w:rsidR="00E93AD1" w:rsidRPr="00E93AD1" w:rsidRDefault="00E93AD1" w:rsidP="00462E25">
      <w:pPr>
        <w:pStyle w:val="Heading3"/>
        <w:rPr>
          <w:lang w:eastAsia="ja-JP"/>
        </w:rPr>
      </w:pPr>
      <w:bookmarkStart w:id="41" w:name="_Toc402095431"/>
      <w:r w:rsidRPr="00E93AD1">
        <w:rPr>
          <w:lang w:eastAsia="ja-JP"/>
        </w:rPr>
        <w:t>Action Consumption – Actuators/Connectors</w:t>
      </w:r>
      <w:bookmarkEnd w:id="41"/>
    </w:p>
    <w:p w:rsidR="00E93AD1" w:rsidRDefault="00862267" w:rsidP="004137E2">
      <w:pPr>
        <w:rPr>
          <w:rFonts w:eastAsia="MS Mincho"/>
          <w:lang w:eastAsia="ja-JP"/>
        </w:rPr>
      </w:pPr>
      <w:r>
        <w:rPr>
          <w:rFonts w:eastAsia="MS Mincho"/>
          <w:lang w:eastAsia="ja-JP"/>
        </w:rPr>
        <w:t>The outcomes of SPEEDD are actions that should be applied in the operational environment to resolve a problem or prevent a potential problem.</w:t>
      </w:r>
      <w:r w:rsidR="00352C8A">
        <w:rPr>
          <w:rFonts w:eastAsia="MS Mincho"/>
          <w:lang w:eastAsia="ja-JP"/>
        </w:rPr>
        <w:t xml:space="preserve"> </w:t>
      </w:r>
      <w:r>
        <w:rPr>
          <w:rFonts w:eastAsia="MS Mincho"/>
          <w:lang w:eastAsia="ja-JP"/>
        </w:rPr>
        <w:t xml:space="preserve">According to the event-driven architecture principles, </w:t>
      </w:r>
      <w:r w:rsidR="004137E2">
        <w:rPr>
          <w:rFonts w:eastAsia="MS Mincho"/>
          <w:lang w:eastAsia="ja-JP"/>
        </w:rPr>
        <w:t xml:space="preserve">actions are represented as outbound events and are available to every interested party to receive and process them. The actuators connectors are interface points in SPEEDD architecture responsible for listening on the </w:t>
      </w:r>
      <w:proofErr w:type="spellStart"/>
      <w:r w:rsidR="004137E2">
        <w:rPr>
          <w:rFonts w:eastAsia="MS Mincho"/>
          <w:lang w:eastAsia="ja-JP"/>
        </w:rPr>
        <w:t>speedd</w:t>
      </w:r>
      <w:proofErr w:type="spellEnd"/>
      <w:r w:rsidR="004137E2">
        <w:rPr>
          <w:rFonts w:eastAsia="MS Mincho"/>
          <w:lang w:eastAsia="ja-JP"/>
        </w:rPr>
        <w:t>-actions-confirmed topic for new actions and connect to operational systems to execute respective operations.</w:t>
      </w:r>
      <w:r w:rsidR="00622CC8">
        <w:rPr>
          <w:rFonts w:eastAsia="MS Mincho"/>
          <w:lang w:eastAsia="ja-JP"/>
        </w:rPr>
        <w:t xml:space="preserve"> The following provides details of the actuators for each use case.</w:t>
      </w:r>
    </w:p>
    <w:p w:rsidR="00D04348" w:rsidRDefault="00D04348" w:rsidP="00D04348">
      <w:pPr>
        <w:pStyle w:val="Heading4"/>
        <w:rPr>
          <w:lang w:eastAsia="ja-JP"/>
        </w:rPr>
      </w:pPr>
      <w:r>
        <w:rPr>
          <w:lang w:eastAsia="ja-JP"/>
        </w:rPr>
        <w:t>Actions for the Traffic Use Case</w:t>
      </w:r>
    </w:p>
    <w:p w:rsidR="00315BEE" w:rsidRPr="00315BEE" w:rsidRDefault="00315BEE" w:rsidP="00AF1FD9">
      <w:pPr>
        <w:rPr>
          <w:lang w:eastAsia="ja-JP"/>
        </w:rPr>
      </w:pPr>
      <w:r>
        <w:rPr>
          <w:lang w:eastAsia="ja-JP"/>
        </w:rPr>
        <w:t xml:space="preserve">As mentioned above, it is not planned to connect SPEEDD prototype to the traffic operational systems running in production mode. Instead, </w:t>
      </w:r>
      <w:proofErr w:type="gramStart"/>
      <w:r>
        <w:rPr>
          <w:lang w:eastAsia="ja-JP"/>
        </w:rPr>
        <w:t>the detect</w:t>
      </w:r>
      <w:proofErr w:type="gramEnd"/>
      <w:r>
        <w:rPr>
          <w:lang w:eastAsia="ja-JP"/>
        </w:rPr>
        <w:sym w:font="Wingdings" w:char="F0E0"/>
      </w:r>
      <w:r>
        <w:rPr>
          <w:lang w:eastAsia="ja-JP"/>
        </w:rPr>
        <w:t>decide</w:t>
      </w:r>
      <w:r>
        <w:rPr>
          <w:lang w:eastAsia="ja-JP"/>
        </w:rPr>
        <w:sym w:font="Wingdings" w:char="F0E0"/>
      </w:r>
      <w:r>
        <w:rPr>
          <w:lang w:eastAsia="ja-JP"/>
        </w:rPr>
        <w:t xml:space="preserve">act loop will be implemented and tested using the </w:t>
      </w:r>
      <w:r w:rsidR="00C7652B">
        <w:rPr>
          <w:lang w:eastAsia="ja-JP"/>
        </w:rPr>
        <w:t xml:space="preserve">AIMSUN </w:t>
      </w:r>
      <w:r>
        <w:rPr>
          <w:lang w:eastAsia="ja-JP"/>
        </w:rPr>
        <w:t xml:space="preserve">micro-simulator developed </w:t>
      </w:r>
      <w:r w:rsidR="00C7652B">
        <w:rPr>
          <w:lang w:eastAsia="ja-JP"/>
        </w:rPr>
        <w:t>as part of WP8.</w:t>
      </w:r>
      <w:r w:rsidR="009D48F4">
        <w:rPr>
          <w:lang w:eastAsia="ja-JP"/>
        </w:rPr>
        <w:t xml:space="preserve"> The traffic actuator connector will listen on the outbound action events (</w:t>
      </w:r>
      <w:proofErr w:type="spellStart"/>
      <w:r w:rsidR="009D48F4">
        <w:rPr>
          <w:lang w:eastAsia="ja-JP"/>
        </w:rPr>
        <w:t>speedd</w:t>
      </w:r>
      <w:proofErr w:type="spellEnd"/>
      <w:r w:rsidR="009D48F4">
        <w:rPr>
          <w:lang w:eastAsia="ja-JP"/>
        </w:rPr>
        <w:t xml:space="preserve">-actions-confirmed topic on the event bus) and execute operations supported by the micro-simulator, e.g. update speed limits, </w:t>
      </w:r>
      <w:r w:rsidR="00F66C25">
        <w:rPr>
          <w:lang w:eastAsia="ja-JP"/>
        </w:rPr>
        <w:t xml:space="preserve">set ramp </w:t>
      </w:r>
      <w:r w:rsidR="009D48F4">
        <w:rPr>
          <w:lang w:eastAsia="ja-JP"/>
        </w:rPr>
        <w:t>metering rates, etc.</w:t>
      </w:r>
      <w:r w:rsidR="00AF1FD9">
        <w:rPr>
          <w:lang w:eastAsia="ja-JP"/>
        </w:rPr>
        <w:t xml:space="preserve"> The integration with the event bus for actuators is based on the Kafka consumer API.</w:t>
      </w:r>
    </w:p>
    <w:p w:rsidR="00D04348" w:rsidRDefault="00D04348" w:rsidP="00D04348">
      <w:pPr>
        <w:pStyle w:val="Heading4"/>
        <w:rPr>
          <w:lang w:eastAsia="ja-JP"/>
        </w:rPr>
      </w:pPr>
      <w:r>
        <w:rPr>
          <w:lang w:eastAsia="ja-JP"/>
        </w:rPr>
        <w:t>Actions for the Credit Card Use Case</w:t>
      </w:r>
    </w:p>
    <w:p w:rsidR="00315BEE" w:rsidRPr="00315BEE" w:rsidRDefault="00920A72" w:rsidP="00920A72">
      <w:pPr>
        <w:rPr>
          <w:lang w:eastAsia="ja-JP"/>
        </w:rPr>
      </w:pPr>
      <w:r>
        <w:rPr>
          <w:lang w:eastAsia="ja-JP"/>
        </w:rPr>
        <w:t>Per definition of the scope for the SPEEDD prototype, outbound events representing final decisions related to a suspected fraud situation represent the actions – the action information will be written to a log or recorded in a decision data store for further analysis</w:t>
      </w:r>
      <w:r w:rsidR="00E12260">
        <w:rPr>
          <w:lang w:eastAsia="ja-JP"/>
        </w:rPr>
        <w:t xml:space="preserve"> and verification</w:t>
      </w:r>
      <w:r w:rsidR="00C865EC">
        <w:rPr>
          <w:lang w:eastAsia="ja-JP"/>
        </w:rPr>
        <w:t xml:space="preserve"> of the prototype functional correctness</w:t>
      </w:r>
      <w:r>
        <w:rPr>
          <w:lang w:eastAsia="ja-JP"/>
        </w:rPr>
        <w:t>. No actual operation will be performed.</w:t>
      </w:r>
      <w:r w:rsidR="00856353">
        <w:rPr>
          <w:lang w:eastAsia="ja-JP"/>
        </w:rPr>
        <w:t xml:space="preserve"> The integration mechanism is the same as for the traffic use case – Kafka consumer API.</w:t>
      </w:r>
    </w:p>
    <w:p w:rsidR="00117719" w:rsidRPr="00E93AD1" w:rsidRDefault="00117719" w:rsidP="00117719">
      <w:pPr>
        <w:pStyle w:val="Heading3"/>
        <w:rPr>
          <w:lang w:eastAsia="ja-JP"/>
        </w:rPr>
      </w:pPr>
      <w:bookmarkStart w:id="42" w:name="_Toc399700452"/>
      <w:bookmarkStart w:id="43" w:name="_Ref400884641"/>
      <w:bookmarkStart w:id="44" w:name="_Toc402095432"/>
      <w:r w:rsidRPr="00E93AD1">
        <w:rPr>
          <w:lang w:eastAsia="ja-JP"/>
        </w:rPr>
        <w:lastRenderedPageBreak/>
        <w:t>Complex Event Processor</w:t>
      </w:r>
      <w:bookmarkEnd w:id="42"/>
      <w:bookmarkEnd w:id="43"/>
      <w:bookmarkEnd w:id="44"/>
    </w:p>
    <w:p w:rsidR="00C347BE" w:rsidRDefault="00117719" w:rsidP="00C347BE">
      <w:pPr>
        <w:pStyle w:val="Body"/>
        <w:keepNext/>
      </w:pPr>
      <w:r w:rsidRPr="00C57555">
        <w:rPr>
          <w:rFonts w:asciiTheme="minorHAnsi" w:hAnsiTheme="minorHAnsi"/>
          <w:b/>
          <w:noProof/>
          <w:sz w:val="22"/>
          <w:szCs w:val="22"/>
        </w:rPr>
        <w:drawing>
          <wp:inline distT="0" distB="0" distL="0" distR="0" wp14:anchorId="6A9C99D3" wp14:editId="14C630C9">
            <wp:extent cx="5486400" cy="2531110"/>
            <wp:effectExtent l="0" t="0" r="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531110"/>
                    </a:xfrm>
                    <a:prstGeom prst="rect">
                      <a:avLst/>
                    </a:prstGeom>
                    <a:noFill/>
                    <a:ln>
                      <a:noFill/>
                    </a:ln>
                    <a:extLst/>
                  </pic:spPr>
                </pic:pic>
              </a:graphicData>
            </a:graphic>
          </wp:inline>
        </w:drawing>
      </w:r>
    </w:p>
    <w:p w:rsidR="00117719" w:rsidRDefault="00C347BE" w:rsidP="00C347BE">
      <w:pPr>
        <w:pStyle w:val="Caption"/>
        <w:rPr>
          <w:b w:val="0"/>
          <w:sz w:val="22"/>
          <w:szCs w:val="22"/>
        </w:rPr>
      </w:pPr>
      <w:bookmarkStart w:id="45" w:name="_Ref400367988"/>
      <w:bookmarkStart w:id="46" w:name="_Toc402095468"/>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7</w:t>
      </w:r>
      <w:r w:rsidR="003B4817">
        <w:fldChar w:fldCharType="end"/>
      </w:r>
      <w:bookmarkEnd w:id="45"/>
      <w:r>
        <w:t xml:space="preserve"> - </w:t>
      </w:r>
      <w:r w:rsidRPr="00115BC9">
        <w:t>Proton Au</w:t>
      </w:r>
      <w:r>
        <w:t>thoring Tool and Runtime Engine</w:t>
      </w:r>
      <w:bookmarkEnd w:id="46"/>
    </w:p>
    <w:p w:rsidR="00117719" w:rsidRDefault="00117719" w:rsidP="002772FB">
      <w:pPr>
        <w:pStyle w:val="Body"/>
      </w:pPr>
      <w:r w:rsidRPr="00EC5565">
        <w:rPr>
          <w:rFonts w:asciiTheme="minorHAnsi" w:hAnsiTheme="minorHAnsi"/>
          <w:b/>
          <w:sz w:val="22"/>
          <w:szCs w:val="22"/>
        </w:rPr>
        <w:t>Proton</w:t>
      </w:r>
      <w:r w:rsidRPr="00EC5565">
        <w:rPr>
          <w:rFonts w:asciiTheme="minorHAnsi" w:hAnsiTheme="minorHAnsi"/>
          <w:sz w:val="22"/>
          <w:szCs w:val="22"/>
        </w:rPr>
        <w:t>—</w:t>
      </w:r>
      <w:r w:rsidRPr="00EC5565">
        <w:rPr>
          <w:rFonts w:asciiTheme="minorHAnsi" w:hAnsiTheme="minorHAnsi"/>
          <w:b/>
          <w:bCs/>
          <w:sz w:val="22"/>
          <w:szCs w:val="22"/>
        </w:rPr>
        <w:t>IBM Proactive Technology On</w:t>
      </w:r>
      <w:r w:rsidR="002772FB">
        <w:rPr>
          <w:rFonts w:asciiTheme="minorHAnsi" w:hAnsiTheme="minorHAnsi"/>
          <w:b/>
          <w:bCs/>
          <w:sz w:val="22"/>
          <w:szCs w:val="22"/>
        </w:rPr>
        <w:t>-</w:t>
      </w:r>
      <w:r w:rsidRPr="00EC5565">
        <w:rPr>
          <w:rFonts w:asciiTheme="minorHAnsi" w:hAnsiTheme="minorHAnsi"/>
          <w:b/>
          <w:bCs/>
          <w:sz w:val="22"/>
          <w:szCs w:val="22"/>
        </w:rPr>
        <w:t>Line</w:t>
      </w:r>
      <w:r w:rsidRPr="00EC5565">
        <w:rPr>
          <w:rFonts w:asciiTheme="minorHAnsi" w:hAnsiTheme="minorHAnsi"/>
          <w:sz w:val="22"/>
          <w:szCs w:val="22"/>
        </w:rPr>
        <w:t xml:space="preserve">—is a scalable integrated platform to support the development, deployment, and maintenance of proactive event-driven applications. </w:t>
      </w:r>
      <w:r w:rsidRPr="00EC5565">
        <w:rPr>
          <w:rFonts w:asciiTheme="minorHAnsi" w:hAnsiTheme="minorHAnsi"/>
          <w:b/>
          <w:bCs/>
          <w:sz w:val="22"/>
          <w:szCs w:val="22"/>
        </w:rPr>
        <w:t>Proactive event-driven computing</w:t>
      </w:r>
      <w:r w:rsidRPr="00EC5565">
        <w:rPr>
          <w:rFonts w:asciiTheme="minorHAnsi" w:hAnsiTheme="minorHAnsi"/>
          <w:sz w:val="22"/>
          <w:szCs w:val="22"/>
        </w:rPr>
        <w:t xml:space="preserve"> is the ability to mitigate or eliminate undesired states, or capitalize on predicted opportunities—in advance. This is accomplished through the online forecasting of future events, the analysis of events coming from many sources, and the </w:t>
      </w:r>
      <w:r>
        <w:rPr>
          <w:rFonts w:asciiTheme="minorHAnsi" w:hAnsiTheme="minorHAnsi"/>
          <w:sz w:val="22"/>
          <w:szCs w:val="22"/>
        </w:rPr>
        <w:t xml:space="preserve">enabling </w:t>
      </w:r>
      <w:r w:rsidRPr="00EC5565">
        <w:rPr>
          <w:rFonts w:asciiTheme="minorHAnsi" w:hAnsiTheme="minorHAnsi"/>
          <w:sz w:val="22"/>
          <w:szCs w:val="22"/>
        </w:rPr>
        <w:t>of online decision-making processes</w:t>
      </w:r>
      <w:r w:rsidRPr="00B169DA">
        <w:t>.</w:t>
      </w:r>
      <w:r>
        <w:t xml:space="preserve"> </w:t>
      </w:r>
    </w:p>
    <w:p w:rsidR="00117719" w:rsidRPr="004C4DF9" w:rsidRDefault="00117719" w:rsidP="00B4365B">
      <w:r w:rsidRPr="004C4DF9">
        <w:t xml:space="preserve">Proton </w:t>
      </w:r>
      <w:r>
        <w:t xml:space="preserve">receives </w:t>
      </w:r>
      <w:r w:rsidRPr="004C4DF9">
        <w:rPr>
          <w:b/>
          <w:bCs/>
        </w:rPr>
        <w:t>raw</w:t>
      </w:r>
      <w:r w:rsidRPr="004C4DF9">
        <w:t xml:space="preserve"> events, and by applying </w:t>
      </w:r>
      <w:r w:rsidRPr="004C4DF9">
        <w:rPr>
          <w:b/>
          <w:bCs/>
        </w:rPr>
        <w:t>patterns</w:t>
      </w:r>
      <w:r w:rsidRPr="004C4DF9">
        <w:t xml:space="preserve"> defined within a </w:t>
      </w:r>
      <w:r w:rsidRPr="004C4DF9">
        <w:rPr>
          <w:b/>
          <w:bCs/>
        </w:rPr>
        <w:t>context</w:t>
      </w:r>
      <w:r w:rsidRPr="004C4DF9">
        <w:t xml:space="preserve"> on those events, </w:t>
      </w:r>
      <w:r w:rsidR="00B4365B">
        <w:t>computes</w:t>
      </w:r>
      <w:r w:rsidR="00B4365B" w:rsidRPr="004C4DF9">
        <w:t xml:space="preserve"> </w:t>
      </w:r>
      <w:r w:rsidRPr="004C4DF9">
        <w:t xml:space="preserve">and </w:t>
      </w:r>
      <w:r>
        <w:t>emits</w:t>
      </w:r>
      <w:r w:rsidRPr="004C4DF9">
        <w:t xml:space="preserve"> </w:t>
      </w:r>
      <w:r w:rsidR="00A95E28">
        <w:rPr>
          <w:b/>
          <w:bCs/>
        </w:rPr>
        <w:t>derived</w:t>
      </w:r>
      <w:r w:rsidR="00A95E28" w:rsidRPr="004C4DF9">
        <w:t xml:space="preserve"> </w:t>
      </w:r>
      <w:r w:rsidRPr="004C4DF9">
        <w:t>events</w:t>
      </w:r>
      <w:r w:rsidR="0027423D">
        <w:t xml:space="preserve"> (see </w:t>
      </w:r>
      <w:r w:rsidR="0027423D">
        <w:fldChar w:fldCharType="begin"/>
      </w:r>
      <w:r w:rsidR="0027423D">
        <w:instrText xml:space="preserve"> REF _Ref400367988 \h </w:instrText>
      </w:r>
      <w:r w:rsidR="0027423D">
        <w:fldChar w:fldCharType="separate"/>
      </w:r>
      <w:ins w:id="47" w:author="Alexander Kofman" w:date="2014-10-26T14:38:00Z">
        <w:r w:rsidR="008A5D49">
          <w:t xml:space="preserve">Figure </w:t>
        </w:r>
        <w:r w:rsidR="008A5D49">
          <w:rPr>
            <w:rFonts w:hint="cs"/>
            <w:noProof/>
            <w:cs/>
          </w:rPr>
          <w:t>‎</w:t>
        </w:r>
        <w:r w:rsidR="008A5D49">
          <w:rPr>
            <w:noProof/>
          </w:rPr>
          <w:t>2</w:t>
        </w:r>
        <w:r w:rsidR="008A5D49">
          <w:t>.</w:t>
        </w:r>
        <w:r w:rsidR="008A5D49">
          <w:rPr>
            <w:noProof/>
          </w:rPr>
          <w:t>7</w:t>
        </w:r>
      </w:ins>
      <w:r w:rsidR="0027423D">
        <w:fldChar w:fldCharType="end"/>
      </w:r>
      <w:r w:rsidR="0027423D">
        <w:t>)</w:t>
      </w:r>
      <w:r w:rsidRPr="004C4DF9">
        <w:t>.</w:t>
      </w:r>
    </w:p>
    <w:p w:rsidR="00117719" w:rsidRDefault="00117719" w:rsidP="00117719">
      <w:pPr>
        <w:pStyle w:val="Heading4"/>
      </w:pPr>
      <w:r>
        <w:t>Functional Highlights</w:t>
      </w:r>
    </w:p>
    <w:p w:rsidR="00117719" w:rsidRPr="003E4E29" w:rsidRDefault="00117719" w:rsidP="00117719">
      <w:pPr>
        <w:pStyle w:val="Body"/>
        <w:rPr>
          <w:rFonts w:asciiTheme="minorHAnsi" w:hAnsiTheme="minorHAnsi"/>
          <w:b/>
          <w:bCs/>
          <w:color w:val="FF0000"/>
          <w:sz w:val="22"/>
          <w:szCs w:val="22"/>
        </w:rPr>
      </w:pPr>
      <w:r w:rsidRPr="003E4E29">
        <w:rPr>
          <w:rFonts w:asciiTheme="minorHAnsi" w:hAnsiTheme="minorHAnsi"/>
          <w:sz w:val="22"/>
          <w:szCs w:val="22"/>
        </w:rPr>
        <w:t>Proton's generic application development tool includes the following features</w:t>
      </w:r>
      <w:r w:rsidRPr="003E4E29">
        <w:rPr>
          <w:rFonts w:asciiTheme="minorHAnsi" w:hAnsiTheme="minorHAnsi"/>
          <w:color w:val="FF0000"/>
          <w:sz w:val="22"/>
          <w:szCs w:val="22"/>
        </w:rPr>
        <w:t>:</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Enables fast development of proactive applications.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Entails a simple, unified high-level programming model and tools for creating a proactive application. </w:t>
      </w:r>
    </w:p>
    <w:p w:rsidR="00117719" w:rsidRPr="003E4E29" w:rsidRDefault="00117719" w:rsidP="00117719">
      <w:pPr>
        <w:pStyle w:val="Bullets1"/>
        <w:rPr>
          <w:rFonts w:asciiTheme="minorHAnsi" w:hAnsiTheme="minorHAnsi"/>
          <w:b/>
          <w:bCs/>
          <w:sz w:val="22"/>
          <w:szCs w:val="22"/>
        </w:rPr>
      </w:pPr>
      <w:r w:rsidRPr="003E4E29">
        <w:rPr>
          <w:rFonts w:asciiTheme="minorHAnsi" w:hAnsiTheme="minorHAnsi"/>
          <w:sz w:val="22"/>
          <w:szCs w:val="22"/>
        </w:rPr>
        <w:t>Resolves a major problem</w:t>
      </w:r>
      <w:r w:rsidRPr="003E4E29">
        <w:rPr>
          <w:rFonts w:asciiTheme="minorHAnsi" w:hAnsiTheme="minorHAnsi"/>
          <w:b/>
          <w:bCs/>
          <w:sz w:val="22"/>
          <w:szCs w:val="22"/>
        </w:rPr>
        <w:t>—</w:t>
      </w:r>
      <w:r w:rsidRPr="003E4E29">
        <w:rPr>
          <w:rFonts w:asciiTheme="minorHAnsi" w:hAnsiTheme="minorHAnsi"/>
          <w:sz w:val="22"/>
          <w:szCs w:val="22"/>
        </w:rPr>
        <w:t xml:space="preserve">the gap that exists between events reported by various channels and the reactive situations that are the cases to which the system should react. These situations are a composition of events or other situations (e.g., "when at least four events of the same type occur"), or content filtering on events (e.g., "only events that relate to IBM stocks"), or both ("when at least four purchases of more than 50,000 shares were performed on IBM stocks in a single week").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Enables an application to detect and react to customized situations without having to be aware of the occurrence of the basic events.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Supports various types of contexts (and combinations of them): fixed-time context, event-based context, location-based context, and even detected situation-based context. In addition, more than one context may be available and relevant for a specific event-processing agent evaluation at the same time.</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lastRenderedPageBreak/>
        <w:t>Offers easy development using web-based user interface, point-and-click editors, list selections, etc. Rules can be written by non-programmer users.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Receives events from various external sources entailing different types of incoming and reported (outgoing) events and actions.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a comprehensive event-processing operator set, including joining operators, absence operators, and aggregation operators.</w:t>
      </w:r>
    </w:p>
    <w:p w:rsidR="00117719" w:rsidRDefault="00117719" w:rsidP="00117719">
      <w:pPr>
        <w:pStyle w:val="Heading4"/>
      </w:pPr>
      <w:r>
        <w:t>Technical Highlights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Is platform-independent, uses Java throughout the system.</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Comes as a J2EE (</w:t>
      </w:r>
      <w:r w:rsidRPr="003E4E29">
        <w:rPr>
          <w:rFonts w:asciiTheme="minorHAnsi" w:hAnsiTheme="minorHAnsi"/>
          <w:sz w:val="22"/>
          <w:szCs w:val="22"/>
          <w:lang w:val="en-GB"/>
        </w:rPr>
        <w:t>Java to Enterprise Edition)</w:t>
      </w:r>
      <w:r w:rsidRPr="003E4E29">
        <w:rPr>
          <w:rFonts w:asciiTheme="minorHAnsi" w:hAnsiTheme="minorHAnsi"/>
          <w:sz w:val="22"/>
          <w:szCs w:val="22"/>
        </w:rPr>
        <w:t xml:space="preserve"> application or as a J2SE (</w:t>
      </w:r>
      <w:r w:rsidRPr="003E4E29">
        <w:rPr>
          <w:rFonts w:asciiTheme="minorHAnsi" w:hAnsiTheme="minorHAnsi"/>
          <w:sz w:val="22"/>
          <w:szCs w:val="22"/>
          <w:lang w:val="en-GB"/>
        </w:rPr>
        <w:t>Java to Standard Edition) application.</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Based on a modular architecture. </w:t>
      </w:r>
    </w:p>
    <w:p w:rsidR="00117719" w:rsidRDefault="00117719" w:rsidP="00117719">
      <w:pPr>
        <w:pStyle w:val="Heading4"/>
      </w:pPr>
      <w:r>
        <w:t>High-level Architecture</w:t>
      </w:r>
    </w:p>
    <w:p w:rsidR="000C2CEF" w:rsidRDefault="00117719" w:rsidP="000C2CEF">
      <w:pPr>
        <w:keepNext/>
      </w:pPr>
      <w:r>
        <w:rPr>
          <w:noProof/>
          <w:lang w:eastAsia="en-US" w:bidi="he-IL"/>
        </w:rPr>
        <w:drawing>
          <wp:inline distT="0" distB="0" distL="0" distR="0" wp14:anchorId="541CA419" wp14:editId="69D02520">
            <wp:extent cx="5721790" cy="368339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082" cy="3684872"/>
                    </a:xfrm>
                    <a:prstGeom prst="rect">
                      <a:avLst/>
                    </a:prstGeom>
                    <a:noFill/>
                  </pic:spPr>
                </pic:pic>
              </a:graphicData>
            </a:graphic>
          </wp:inline>
        </w:drawing>
      </w:r>
    </w:p>
    <w:p w:rsidR="00117719" w:rsidRDefault="000C2CEF" w:rsidP="000C2CEF">
      <w:pPr>
        <w:pStyle w:val="Caption"/>
      </w:pPr>
      <w:bookmarkStart w:id="48" w:name="_Ref400370071"/>
      <w:bookmarkStart w:id="49" w:name="_Toc402095469"/>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8</w:t>
      </w:r>
      <w:r w:rsidR="003B4817">
        <w:fldChar w:fldCharType="end"/>
      </w:r>
      <w:bookmarkEnd w:id="48"/>
      <w:r>
        <w:t xml:space="preserve"> - </w:t>
      </w:r>
      <w:r w:rsidRPr="009824DD">
        <w:t>Proton Runtime and external systems</w:t>
      </w:r>
      <w:bookmarkEnd w:id="49"/>
    </w:p>
    <w:p w:rsidR="00117719" w:rsidRDefault="00117719" w:rsidP="00117719">
      <w:r w:rsidRPr="00FF09CA">
        <w:t>Proton architecture consists of a number of functional components and interaction among them, the main of which are</w:t>
      </w:r>
      <w:r w:rsidR="00513EBF">
        <w:t xml:space="preserve"> (see </w:t>
      </w:r>
      <w:r w:rsidR="00513EBF">
        <w:fldChar w:fldCharType="begin"/>
      </w:r>
      <w:r w:rsidR="00513EBF">
        <w:instrText xml:space="preserve"> REF _Ref400370071 \h </w:instrText>
      </w:r>
      <w:r w:rsidR="00513EBF">
        <w:fldChar w:fldCharType="separate"/>
      </w:r>
      <w:ins w:id="50" w:author="Alexander Kofman" w:date="2014-10-26T14:38:00Z">
        <w:r w:rsidR="008A5D49">
          <w:t xml:space="preserve">Figure </w:t>
        </w:r>
        <w:r w:rsidR="008A5D49">
          <w:rPr>
            <w:rFonts w:hint="cs"/>
            <w:noProof/>
            <w:cs/>
          </w:rPr>
          <w:t>‎</w:t>
        </w:r>
        <w:r w:rsidR="008A5D49">
          <w:rPr>
            <w:noProof/>
          </w:rPr>
          <w:t>2</w:t>
        </w:r>
        <w:r w:rsidR="008A5D49">
          <w:t>.</w:t>
        </w:r>
        <w:r w:rsidR="008A5D49">
          <w:rPr>
            <w:noProof/>
          </w:rPr>
          <w:t>8</w:t>
        </w:r>
      </w:ins>
      <w:r w:rsidR="00513EBF">
        <w:fldChar w:fldCharType="end"/>
      </w:r>
      <w:r w:rsidR="00513EBF">
        <w:t>)</w:t>
      </w:r>
      <w:r w:rsidRPr="00FF09CA">
        <w:t xml:space="preserve">: </w:t>
      </w:r>
    </w:p>
    <w:p w:rsidR="00117719" w:rsidRDefault="00117719" w:rsidP="00117719">
      <w:pPr>
        <w:pStyle w:val="ListParagraph"/>
        <w:numPr>
          <w:ilvl w:val="0"/>
          <w:numId w:val="17"/>
        </w:numPr>
      </w:pPr>
      <w:r>
        <w:t>Adapters – communication of Proton with external systems</w:t>
      </w:r>
    </w:p>
    <w:p w:rsidR="00117719" w:rsidRDefault="00117719" w:rsidP="00117719">
      <w:pPr>
        <w:pStyle w:val="ListParagraph"/>
        <w:numPr>
          <w:ilvl w:val="0"/>
          <w:numId w:val="17"/>
        </w:numPr>
      </w:pPr>
      <w:r>
        <w:lastRenderedPageBreak/>
        <w:t>Parallelizing  agent-context queues – for parallelization of processing of single event instance, participating in multiple patterns/contexts, and parallelization of processing among multiple event instances</w:t>
      </w:r>
    </w:p>
    <w:p w:rsidR="00117719" w:rsidRDefault="00117719" w:rsidP="00117719">
      <w:pPr>
        <w:pStyle w:val="ListParagraph"/>
        <w:numPr>
          <w:ilvl w:val="0"/>
          <w:numId w:val="17"/>
        </w:numPr>
      </w:pPr>
      <w:r>
        <w:t>Context service – for managing of context’s lifecycle –initiation of new context partitions, termination of partitions based on events/timers, segmenting incoming events into context groups which should be processed together.</w:t>
      </w:r>
    </w:p>
    <w:p w:rsidR="00117719" w:rsidRDefault="00117719" w:rsidP="007268F4">
      <w:pPr>
        <w:pStyle w:val="ListParagraph"/>
        <w:numPr>
          <w:ilvl w:val="0"/>
          <w:numId w:val="17"/>
        </w:numPr>
      </w:pPr>
      <w:r>
        <w:t xml:space="preserve">EPA manager –for managing </w:t>
      </w:r>
      <w:r w:rsidR="00E70B85">
        <w:t>Event Processing Agent (</w:t>
      </w:r>
      <w:r>
        <w:t>EPA</w:t>
      </w:r>
      <w:r w:rsidR="00E70B85">
        <w:t>)</w:t>
      </w:r>
      <w:r>
        <w:t xml:space="preserve"> instances per context partition, managing its state, pattern </w:t>
      </w:r>
      <w:r w:rsidR="008E025C">
        <w:t>matching and</w:t>
      </w:r>
      <w:r>
        <w:t xml:space="preserve"> event derivation based on that state. </w:t>
      </w:r>
    </w:p>
    <w:p w:rsidR="00117719" w:rsidRPr="00210DA2" w:rsidRDefault="00117719" w:rsidP="00117719">
      <w:pPr>
        <w:ind w:left="360"/>
      </w:pPr>
      <w:r w:rsidRPr="00210DA2">
        <w:t>When receiving a raw event, the following actions are performed:</w:t>
      </w:r>
    </w:p>
    <w:p w:rsidR="00117719" w:rsidRPr="00210DA2" w:rsidRDefault="00117719" w:rsidP="00D96F74">
      <w:pPr>
        <w:pStyle w:val="ListParagraph"/>
        <w:numPr>
          <w:ilvl w:val="0"/>
          <w:numId w:val="18"/>
        </w:numPr>
      </w:pPr>
      <w:r w:rsidRPr="00210DA2">
        <w:t xml:space="preserve">Look up within the </w:t>
      </w:r>
      <w:r w:rsidRPr="005E76C3">
        <w:rPr>
          <w:b/>
          <w:bCs/>
        </w:rPr>
        <w:t>metadata</w:t>
      </w:r>
      <w:r w:rsidRPr="00210DA2">
        <w:t xml:space="preserve">, to see which context </w:t>
      </w:r>
      <w:r w:rsidR="00D96F74">
        <w:t>e</w:t>
      </w:r>
      <w:r w:rsidRPr="00210DA2">
        <w:t>ffect this event might have (context initiator, context terminator) and which pattern this event might be a participant of</w:t>
      </w:r>
    </w:p>
    <w:p w:rsidR="00117719" w:rsidRPr="00210DA2" w:rsidRDefault="00117719" w:rsidP="00117719">
      <w:pPr>
        <w:pStyle w:val="ListParagraph"/>
        <w:numPr>
          <w:ilvl w:val="0"/>
          <w:numId w:val="18"/>
        </w:numPr>
      </w:pPr>
      <w:r w:rsidRPr="00210DA2">
        <w:t>If the event can be processed in parallel within multiple contexts/patterns (</w:t>
      </w:r>
      <w:r>
        <w:t>based on the EPN definitions</w:t>
      </w:r>
      <w:r w:rsidR="00083672">
        <w:t>),</w:t>
      </w:r>
      <w:r w:rsidR="00083672" w:rsidRPr="00210DA2">
        <w:t xml:space="preserve"> the</w:t>
      </w:r>
      <w:r w:rsidRPr="00210DA2">
        <w:t xml:space="preserve"> event is passed to </w:t>
      </w:r>
      <w:r w:rsidRPr="005E76C3">
        <w:rPr>
          <w:b/>
          <w:bCs/>
        </w:rPr>
        <w:t>parallelization queues</w:t>
      </w:r>
      <w:r w:rsidRPr="00210DA2">
        <w:t>. The purpose of the queues:</w:t>
      </w:r>
    </w:p>
    <w:p w:rsidR="00117719" w:rsidRPr="00210DA2" w:rsidRDefault="00117719" w:rsidP="00117719">
      <w:pPr>
        <w:pStyle w:val="ListParagraph"/>
        <w:numPr>
          <w:ilvl w:val="1"/>
          <w:numId w:val="18"/>
        </w:numPr>
      </w:pPr>
      <w:r w:rsidRPr="00210DA2">
        <w:t>Parallelize processing of the same event by multiple unrelated patterns/contexts at the same time keeping the order for events of the same context/pattern where order is important</w:t>
      </w:r>
    </w:p>
    <w:p w:rsidR="00117719" w:rsidRPr="00210DA2" w:rsidRDefault="00117719" w:rsidP="00117719">
      <w:pPr>
        <w:pStyle w:val="ListParagraph"/>
        <w:numPr>
          <w:ilvl w:val="1"/>
          <w:numId w:val="18"/>
        </w:numPr>
      </w:pPr>
      <w:r w:rsidRPr="00210DA2">
        <w:t>Solve out-of-order problems – can buffer for a specified amount of time</w:t>
      </w:r>
    </w:p>
    <w:p w:rsidR="00117719" w:rsidRDefault="00117719" w:rsidP="00117719">
      <w:pPr>
        <w:pStyle w:val="ListParagraph"/>
        <w:numPr>
          <w:ilvl w:val="1"/>
          <w:numId w:val="18"/>
        </w:numPr>
      </w:pPr>
      <w:r w:rsidRPr="00210DA2">
        <w:t>Solve correctness problems</w:t>
      </w:r>
    </w:p>
    <w:p w:rsidR="00117719" w:rsidRPr="00210DA2" w:rsidRDefault="00117719" w:rsidP="00117719">
      <w:pPr>
        <w:pStyle w:val="ListParagraph"/>
        <w:numPr>
          <w:ilvl w:val="0"/>
          <w:numId w:val="18"/>
        </w:numPr>
      </w:pPr>
      <w:r w:rsidRPr="00210DA2">
        <w:t xml:space="preserve">The event is passed to </w:t>
      </w:r>
      <w:r w:rsidRPr="005E76C3">
        <w:rPr>
          <w:b/>
          <w:bCs/>
        </w:rPr>
        <w:t>context service</w:t>
      </w:r>
      <w:r w:rsidRPr="00210DA2">
        <w:t>, where it is determined:</w:t>
      </w:r>
    </w:p>
    <w:p w:rsidR="00117719" w:rsidRPr="00210DA2" w:rsidRDefault="00117719" w:rsidP="00E40A13">
      <w:pPr>
        <w:pStyle w:val="ListParagraph"/>
        <w:numPr>
          <w:ilvl w:val="1"/>
          <w:numId w:val="18"/>
        </w:numPr>
      </w:pPr>
      <w:r w:rsidRPr="00210DA2">
        <w:t xml:space="preserve">If the context is an initiator or a terminator, </w:t>
      </w:r>
      <w:r w:rsidR="00E40A13" w:rsidRPr="00210DA2">
        <w:t>new</w:t>
      </w:r>
      <w:r w:rsidRPr="00210DA2">
        <w:t xml:space="preserve"> contexts migh</w:t>
      </w:r>
      <w:r>
        <w:t>t be initiated and or terminated, according to relevant policies.</w:t>
      </w:r>
    </w:p>
    <w:p w:rsidR="00117719" w:rsidRPr="00210DA2" w:rsidRDefault="00117719" w:rsidP="00117719">
      <w:pPr>
        <w:pStyle w:val="ListParagraph"/>
        <w:numPr>
          <w:ilvl w:val="1"/>
          <w:numId w:val="18"/>
        </w:numPr>
      </w:pPr>
      <w:r w:rsidRPr="00210DA2">
        <w:t>Which context partition/partitions this event should be grouped under</w:t>
      </w:r>
    </w:p>
    <w:p w:rsidR="00117719" w:rsidRPr="00210DA2" w:rsidRDefault="00117719" w:rsidP="00117719">
      <w:pPr>
        <w:pStyle w:val="ListParagraph"/>
        <w:numPr>
          <w:ilvl w:val="0"/>
          <w:numId w:val="18"/>
        </w:numPr>
      </w:pPr>
      <w:r w:rsidRPr="00210DA2">
        <w:t xml:space="preserve">The event is passed to </w:t>
      </w:r>
      <w:r w:rsidRPr="005E76C3">
        <w:rPr>
          <w:b/>
          <w:bCs/>
        </w:rPr>
        <w:t>EPA manager:</w:t>
      </w:r>
    </w:p>
    <w:p w:rsidR="00117719" w:rsidRPr="00210DA2" w:rsidRDefault="00117719" w:rsidP="00117719">
      <w:pPr>
        <w:pStyle w:val="ListParagraph"/>
        <w:numPr>
          <w:ilvl w:val="1"/>
          <w:numId w:val="18"/>
        </w:numPr>
      </w:pPr>
      <w:r w:rsidRPr="00210DA2">
        <w:t>Where it is passed to the specific EPA instance for the relevant context partition</w:t>
      </w:r>
      <w:r>
        <w:t>,</w:t>
      </w:r>
    </w:p>
    <w:p w:rsidR="00117719" w:rsidRPr="00210DA2" w:rsidRDefault="00117719" w:rsidP="00117719">
      <w:pPr>
        <w:pStyle w:val="ListParagraph"/>
        <w:numPr>
          <w:ilvl w:val="1"/>
          <w:numId w:val="18"/>
        </w:numPr>
      </w:pPr>
      <w:r w:rsidRPr="00210DA2">
        <w:t>Added to state of the instance</w:t>
      </w:r>
    </w:p>
    <w:p w:rsidR="00117719" w:rsidRPr="00210DA2" w:rsidRDefault="00117719" w:rsidP="00117719">
      <w:pPr>
        <w:pStyle w:val="ListParagraph"/>
        <w:numPr>
          <w:ilvl w:val="1"/>
          <w:numId w:val="18"/>
        </w:numPr>
      </w:pPr>
      <w:r w:rsidRPr="00210DA2">
        <w:t>And invokes pattern processing</w:t>
      </w:r>
    </w:p>
    <w:p w:rsidR="00117719" w:rsidRPr="00210DA2" w:rsidRDefault="00117719" w:rsidP="00117719">
      <w:pPr>
        <w:pStyle w:val="ListParagraph"/>
        <w:numPr>
          <w:ilvl w:val="1"/>
          <w:numId w:val="18"/>
        </w:numPr>
      </w:pPr>
      <w:r w:rsidRPr="00210DA2">
        <w:t>If relevant, a derived event is created and emitted</w:t>
      </w:r>
    </w:p>
    <w:p w:rsidR="00117719" w:rsidRDefault="00117719" w:rsidP="00117719">
      <w:pPr>
        <w:pStyle w:val="Heading4"/>
      </w:pPr>
      <w:r>
        <w:lastRenderedPageBreak/>
        <w:t>Proton component architecture</w:t>
      </w:r>
    </w:p>
    <w:p w:rsidR="000F7389" w:rsidRDefault="00117719" w:rsidP="000F7389">
      <w:pPr>
        <w:keepNext/>
      </w:pPr>
      <w:r w:rsidRPr="009C0869">
        <w:rPr>
          <w:noProof/>
          <w:lang w:eastAsia="en-US" w:bidi="he-IL"/>
        </w:rPr>
        <w:drawing>
          <wp:inline distT="0" distB="0" distL="0" distR="0" wp14:anchorId="71B5D496" wp14:editId="67A9746D">
            <wp:extent cx="4927096" cy="3022979"/>
            <wp:effectExtent l="0" t="0" r="6985" b="635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9970" cy="3024742"/>
                    </a:xfrm>
                    <a:prstGeom prst="rect">
                      <a:avLst/>
                    </a:prstGeom>
                    <a:noFill/>
                    <a:ln>
                      <a:noFill/>
                    </a:ln>
                    <a:effectLst/>
                    <a:extLst/>
                  </pic:spPr>
                </pic:pic>
              </a:graphicData>
            </a:graphic>
          </wp:inline>
        </w:drawing>
      </w:r>
    </w:p>
    <w:p w:rsidR="00117719" w:rsidRPr="009C0869" w:rsidRDefault="000F7389" w:rsidP="000F7389">
      <w:pPr>
        <w:pStyle w:val="Caption"/>
      </w:pPr>
      <w:bookmarkStart w:id="51" w:name="_Ref400370198"/>
      <w:bookmarkStart w:id="52" w:name="_Toc402095470"/>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9</w:t>
      </w:r>
      <w:r w:rsidR="003B4817">
        <w:fldChar w:fldCharType="end"/>
      </w:r>
      <w:bookmarkEnd w:id="51"/>
      <w:r>
        <w:t xml:space="preserve"> - </w:t>
      </w:r>
      <w:r w:rsidRPr="006B1E95">
        <w:t>Proton components</w:t>
      </w:r>
      <w:bookmarkEnd w:id="52"/>
    </w:p>
    <w:p w:rsidR="00117719" w:rsidRDefault="00117719" w:rsidP="00CB350C">
      <w:r>
        <w:t>Proton’s logical components</w:t>
      </w:r>
      <w:r w:rsidR="00624F71">
        <w:t xml:space="preserve"> </w:t>
      </w:r>
      <w:r w:rsidR="00CA7949">
        <w:t xml:space="preserve">are </w:t>
      </w:r>
      <w:r w:rsidR="00624F71">
        <w:t xml:space="preserve">illustrated in </w:t>
      </w:r>
      <w:r w:rsidR="00624F71">
        <w:fldChar w:fldCharType="begin"/>
      </w:r>
      <w:r w:rsidR="00624F71">
        <w:instrText xml:space="preserve"> REF _Ref400370198 \h </w:instrText>
      </w:r>
      <w:r w:rsidR="00624F71">
        <w:fldChar w:fldCharType="separate"/>
      </w:r>
      <w:ins w:id="53" w:author="Alexander Kofman" w:date="2014-10-26T14:38:00Z">
        <w:r w:rsidR="008A5D49">
          <w:t xml:space="preserve">Figure </w:t>
        </w:r>
        <w:r w:rsidR="008A5D49">
          <w:rPr>
            <w:rFonts w:hint="cs"/>
            <w:noProof/>
            <w:cs/>
          </w:rPr>
          <w:t>‎</w:t>
        </w:r>
        <w:r w:rsidR="008A5D49">
          <w:rPr>
            <w:noProof/>
          </w:rPr>
          <w:t>2</w:t>
        </w:r>
        <w:r w:rsidR="008A5D49">
          <w:t>.</w:t>
        </w:r>
        <w:r w:rsidR="008A5D49">
          <w:rPr>
            <w:noProof/>
          </w:rPr>
          <w:t>9</w:t>
        </w:r>
      </w:ins>
      <w:r w:rsidR="00624F71">
        <w:fldChar w:fldCharType="end"/>
      </w:r>
      <w:r w:rsidR="00CA7949">
        <w:t>.</w:t>
      </w:r>
      <w:r>
        <w:t xml:space="preserve"> </w:t>
      </w:r>
      <w:r w:rsidR="00CA7949">
        <w:t>T</w:t>
      </w:r>
      <w:r>
        <w:t xml:space="preserve">he queues, </w:t>
      </w:r>
      <w:r w:rsidR="000709DD">
        <w:t>the context</w:t>
      </w:r>
      <w:r>
        <w:t xml:space="preserve"> service, </w:t>
      </w:r>
      <w:r w:rsidR="000C0895">
        <w:t xml:space="preserve">the </w:t>
      </w:r>
      <w:r>
        <w:t xml:space="preserve">EPA manager are purely java-based. They utilize dependency injection to make use of the infrastructure services they require, </w:t>
      </w:r>
      <w:r w:rsidR="00941D44">
        <w:t>e.g.</w:t>
      </w:r>
      <w:r>
        <w:t xml:space="preserve"> work manager, timer services, communication services. Th</w:t>
      </w:r>
      <w:r w:rsidR="00CB350C">
        <w:t>e</w:t>
      </w:r>
      <w:r>
        <w:t>se services are implemented differently for the J2SE and J2EE versions.</w:t>
      </w:r>
    </w:p>
    <w:p w:rsidR="00117719" w:rsidRPr="00EC5565" w:rsidRDefault="00117719" w:rsidP="00117719">
      <w:pPr>
        <w:pStyle w:val="Heading4"/>
      </w:pPr>
      <w:r>
        <w:lastRenderedPageBreak/>
        <w:t>Distributed Architecture on top of STORM</w:t>
      </w:r>
    </w:p>
    <w:p w:rsidR="0037523F" w:rsidRDefault="00117719" w:rsidP="0037523F">
      <w:pPr>
        <w:keepNext/>
      </w:pPr>
      <w:r>
        <w:rPr>
          <w:noProof/>
          <w:lang w:eastAsia="en-US" w:bidi="he-IL"/>
        </w:rPr>
        <w:drawing>
          <wp:inline distT="0" distB="0" distL="0" distR="0" wp14:anchorId="4EB03278" wp14:editId="588CF58B">
            <wp:extent cx="5104435" cy="328607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8280" cy="3288553"/>
                    </a:xfrm>
                    <a:prstGeom prst="rect">
                      <a:avLst/>
                    </a:prstGeom>
                    <a:noFill/>
                  </pic:spPr>
                </pic:pic>
              </a:graphicData>
            </a:graphic>
          </wp:inline>
        </w:drawing>
      </w:r>
    </w:p>
    <w:p w:rsidR="00117719" w:rsidRPr="00EC5565" w:rsidRDefault="0037523F" w:rsidP="0037523F">
      <w:pPr>
        <w:pStyle w:val="Caption"/>
      </w:pPr>
      <w:bookmarkStart w:id="54" w:name="_Ref400370339"/>
      <w:bookmarkStart w:id="55" w:name="_Toc402095471"/>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10</w:t>
      </w:r>
      <w:r w:rsidR="003B4817">
        <w:fldChar w:fldCharType="end"/>
      </w:r>
      <w:bookmarkEnd w:id="54"/>
      <w:r>
        <w:t xml:space="preserve"> - Architecture of </w:t>
      </w:r>
      <w:r w:rsidRPr="00AC30BF">
        <w:t>Proton on STORM</w:t>
      </w:r>
      <w:bookmarkEnd w:id="55"/>
    </w:p>
    <w:p w:rsidR="00117719" w:rsidRDefault="00117719" w:rsidP="00355376">
      <w:r>
        <w:t>The Proton architecture on top of STORM</w:t>
      </w:r>
      <w:r w:rsidR="00C4614E">
        <w:rPr>
          <w:rStyle w:val="FootnoteReference"/>
        </w:rPr>
        <w:footnoteReference w:id="6"/>
      </w:r>
      <w:r>
        <w:t xml:space="preserve"> </w:t>
      </w:r>
      <w:r w:rsidR="00332793">
        <w:t xml:space="preserve">(see </w:t>
      </w:r>
      <w:r w:rsidR="00332793">
        <w:fldChar w:fldCharType="begin"/>
      </w:r>
      <w:r w:rsidR="00332793">
        <w:instrText xml:space="preserve"> REF _Ref400370339 \h </w:instrText>
      </w:r>
      <w:r w:rsidR="00332793">
        <w:fldChar w:fldCharType="separate"/>
      </w:r>
      <w:ins w:id="56" w:author="Alexander Kofman" w:date="2014-10-26T14:38:00Z">
        <w:r w:rsidR="008A5D49">
          <w:t xml:space="preserve">Figure </w:t>
        </w:r>
        <w:r w:rsidR="008A5D49">
          <w:rPr>
            <w:rFonts w:hint="cs"/>
            <w:noProof/>
            <w:cs/>
          </w:rPr>
          <w:t>‎</w:t>
        </w:r>
        <w:r w:rsidR="008A5D49">
          <w:rPr>
            <w:noProof/>
          </w:rPr>
          <w:t>2</w:t>
        </w:r>
        <w:r w:rsidR="008A5D49">
          <w:t>.</w:t>
        </w:r>
        <w:r w:rsidR="008A5D49">
          <w:rPr>
            <w:noProof/>
          </w:rPr>
          <w:t>10</w:t>
        </w:r>
      </w:ins>
      <w:r w:rsidR="00332793">
        <w:fldChar w:fldCharType="end"/>
      </w:r>
      <w:r w:rsidR="00332793">
        <w:t xml:space="preserve">) </w:t>
      </w:r>
      <w:r>
        <w:t>preserves the same logical components as are present in the standalone architecture: the queues, the context service and the EPA manager, which cons</w:t>
      </w:r>
      <w:r w:rsidR="000943D1">
        <w:t>titute</w:t>
      </w:r>
      <w:r w:rsidR="00B5053E">
        <w:t>s</w:t>
      </w:r>
      <w:r>
        <w:t xml:space="preserve"> the heart of the event processing system. However the orchestration of the flow between the components is a bit different, and utilizes existing STORM primitives for streaming the events to/from external systems, and for segmenting the event stream. </w:t>
      </w:r>
    </w:p>
    <w:p w:rsidR="00117719" w:rsidRPr="00BC7126" w:rsidRDefault="00117719" w:rsidP="00117719">
      <w:r w:rsidRPr="00BC7126">
        <w:t xml:space="preserve">After the routing metadata </w:t>
      </w:r>
      <w:r>
        <w:t xml:space="preserve">of an incoming event </w:t>
      </w:r>
      <w:r w:rsidRPr="00BC7126">
        <w:t xml:space="preserve">is determined by </w:t>
      </w:r>
      <w:r>
        <w:t xml:space="preserve">the </w:t>
      </w:r>
      <w:r w:rsidRPr="00BC7126">
        <w:t>routing bolt (which has multiple independe</w:t>
      </w:r>
      <w:r>
        <w:t>nt parallel instances running)</w:t>
      </w:r>
      <w:r w:rsidR="00D92741">
        <w:t>, the</w:t>
      </w:r>
      <w:r w:rsidRPr="00BC7126">
        <w:t xml:space="preserve"> metadata –the agent name and the context name - is added to the event tuple.</w:t>
      </w:r>
    </w:p>
    <w:p w:rsidR="00117719" w:rsidRPr="00BC7126" w:rsidRDefault="00117719" w:rsidP="00117719">
      <w:r w:rsidRPr="00BC7126">
        <w:t xml:space="preserve">We use the </w:t>
      </w:r>
      <w:r>
        <w:t xml:space="preserve">STORM </w:t>
      </w:r>
      <w:r w:rsidRPr="00BC7126">
        <w:t xml:space="preserve">field grouping </w:t>
      </w:r>
      <w:r>
        <w:t>option on the metadata routing</w:t>
      </w:r>
      <w:r w:rsidRPr="00BC7126">
        <w:t xml:space="preserve"> fields</w:t>
      </w:r>
      <w:r>
        <w:t xml:space="preserve"> –</w:t>
      </w:r>
      <w:r w:rsidR="00C651AA">
        <w:t xml:space="preserve"> </w:t>
      </w:r>
      <w:r>
        <w:t>the agent name and the context name-</w:t>
      </w:r>
      <w:r w:rsidRPr="00BC7126">
        <w:t xml:space="preserve"> to route the information to the next </w:t>
      </w:r>
      <w:r>
        <w:t xml:space="preserve">Proton </w:t>
      </w:r>
      <w:r w:rsidRPr="00BC7126">
        <w:t>bolt</w:t>
      </w:r>
      <w:r>
        <w:t>- the context processing.</w:t>
      </w:r>
      <w:r w:rsidRPr="00BC7126">
        <w:t xml:space="preserve"> Therefore all events which sh</w:t>
      </w:r>
      <w:r>
        <w:t xml:space="preserve">ould be processed together – </w:t>
      </w:r>
      <w:r w:rsidRPr="00BC7126">
        <w:t xml:space="preserve">relating to the same context and agent – will be sent to the same instance of the bolt. </w:t>
      </w:r>
    </w:p>
    <w:p w:rsidR="00117719" w:rsidRPr="00BC7126" w:rsidRDefault="00117719" w:rsidP="00117719">
      <w:r w:rsidRPr="00BC7126">
        <w:t>After queueing the event instance in the relevant queues (in order to solve out of order</w:t>
      </w:r>
      <w:r>
        <w:t>,</w:t>
      </w:r>
      <w:r w:rsidRPr="00BC7126">
        <w:t xml:space="preserve"> if needed and parallelize</w:t>
      </w:r>
      <w:r>
        <w:t xml:space="preserve"> event processing of the same instance where possible by different EPAs in the same EPN</w:t>
      </w:r>
      <w:r w:rsidRPr="00BC7126">
        <w:t xml:space="preserve">) and </w:t>
      </w:r>
      <w:r>
        <w:t xml:space="preserve">after processing </w:t>
      </w:r>
      <w:r w:rsidRPr="00BC7126">
        <w:t xml:space="preserve">by context service, the </w:t>
      </w:r>
      <w:r>
        <w:t>relevant context partition id</w:t>
      </w:r>
      <w:r w:rsidRPr="00BC7126">
        <w:t xml:space="preserve"> is added to the tuple. </w:t>
      </w:r>
    </w:p>
    <w:p w:rsidR="00117719" w:rsidRPr="00BC7126" w:rsidRDefault="00117719" w:rsidP="00117719">
      <w:r w:rsidRPr="00BC7126">
        <w:lastRenderedPageBreak/>
        <w:t>Here again we use the field grouping on context partition</w:t>
      </w:r>
      <w:r>
        <w:t xml:space="preserve"> and </w:t>
      </w:r>
      <w:r w:rsidRPr="00BC7126">
        <w:t xml:space="preserve">agent name </w:t>
      </w:r>
      <w:r>
        <w:t xml:space="preserve">fields </w:t>
      </w:r>
      <w:r w:rsidRPr="00BC7126">
        <w:t>to route the event</w:t>
      </w:r>
      <w:r>
        <w:t xml:space="preserve"> to specific instances of the relevant EPA</w:t>
      </w:r>
      <w:r w:rsidRPr="00BC7126">
        <w:t xml:space="preserve">, this way performing data segmentation – </w:t>
      </w:r>
      <w:r>
        <w:t>the event will be routed to the agent instance which manages the state for a specific agent on a specific partition.</w:t>
      </w:r>
    </w:p>
    <w:p w:rsidR="00E93AD1" w:rsidRPr="00E93AD1" w:rsidRDefault="00117719" w:rsidP="00727080">
      <w:pPr>
        <w:rPr>
          <w:rFonts w:eastAsia="MS Mincho"/>
          <w:lang w:eastAsia="ja-JP"/>
        </w:rPr>
      </w:pPr>
      <w:r w:rsidRPr="00BC7126">
        <w:t>If the pattern matching is done and we have a derived event, it will be routed back into the system, and pass</w:t>
      </w:r>
      <w:r>
        <w:t>ed</w:t>
      </w:r>
      <w:r w:rsidRPr="00BC7126">
        <w:t xml:space="preserve"> through the same channels </w:t>
      </w:r>
      <w:r>
        <w:t>as</w:t>
      </w:r>
      <w:r w:rsidRPr="00BC7126">
        <w:t xml:space="preserve"> </w:t>
      </w:r>
      <w:r w:rsidR="00727080">
        <w:t>the</w:t>
      </w:r>
      <w:r w:rsidR="00327E8E">
        <w:t xml:space="preserve"> </w:t>
      </w:r>
      <w:r w:rsidRPr="00BC7126">
        <w:t>raw event.</w:t>
      </w:r>
    </w:p>
    <w:p w:rsidR="00E93AD1" w:rsidRPr="00E93AD1" w:rsidRDefault="00E93AD1" w:rsidP="00A820CB">
      <w:pPr>
        <w:pStyle w:val="Heading3"/>
        <w:rPr>
          <w:lang w:eastAsia="ja-JP"/>
        </w:rPr>
      </w:pPr>
      <w:bookmarkStart w:id="57" w:name="_Ref400878005"/>
      <w:bookmarkStart w:id="58" w:name="_Toc402095433"/>
      <w:r w:rsidRPr="00E93AD1">
        <w:rPr>
          <w:lang w:eastAsia="ja-JP"/>
        </w:rPr>
        <w:t xml:space="preserve">Decision </w:t>
      </w:r>
      <w:r w:rsidR="00A820CB">
        <w:rPr>
          <w:lang w:eastAsia="ja-JP"/>
        </w:rPr>
        <w:t>Making</w:t>
      </w:r>
      <w:bookmarkEnd w:id="57"/>
      <w:bookmarkEnd w:id="58"/>
    </w:p>
    <w:p w:rsidR="00A820CB" w:rsidRDefault="00A820CB" w:rsidP="000F4AE8">
      <w:r>
        <w:t xml:space="preserve">The aim of Decision Making is to provide a body of proactive event-driven decision-making tools, which exploit the detected or forecasted events of complex event processing. The Decision Making module receives as inputs the detected, derived and forecasted events and emits control actions or appropriate suggestions. Therefore, it functions both as an event consumer and as an event producer at the same time. </w:t>
      </w:r>
    </w:p>
    <w:p w:rsidR="00A820CB" w:rsidRDefault="00A820CB" w:rsidP="000F4AE8">
      <w:r>
        <w:t>In this sense, decision making is the task of finding the optimal response to a specific situation, which is described by the detected or forecasted events. It is naturally represented as a parametric optimization problem. The main task of decision making is to solve this optimization problem, which can be accomplished in two conceptually different ways:</w:t>
      </w:r>
    </w:p>
    <w:p w:rsidR="00A820CB" w:rsidRPr="000E2AA6" w:rsidRDefault="00A820CB" w:rsidP="000E2AA6">
      <w:pPr>
        <w:pStyle w:val="ListParagraph"/>
        <w:numPr>
          <w:ilvl w:val="0"/>
          <w:numId w:val="25"/>
        </w:numPr>
        <w:rPr>
          <w:position w:val="-2"/>
        </w:rPr>
      </w:pPr>
      <w:r>
        <w:t xml:space="preserve">The parametric optimization problem is solved offline such that an explicit solution is obtained. Note that this is a “difficult" task, since an optimal answer to any situation that might arise during operation needs to be computed. If such an explicit solution can be obtained, it takes the form of a </w:t>
      </w:r>
      <w:r w:rsidR="004B5FD2">
        <w:t>parameterized</w:t>
      </w:r>
      <w:r>
        <w:t xml:space="preserve"> feedback rule. Therefore, it can be efficiently implemented in a unified architecture using the existing SPEEDD components (e.g. as a STORM Bolt).</w:t>
      </w:r>
    </w:p>
    <w:p w:rsidR="00A820CB" w:rsidRPr="000E2AA6" w:rsidRDefault="00A820CB" w:rsidP="000E2AA6">
      <w:pPr>
        <w:pStyle w:val="ListParagraph"/>
        <w:numPr>
          <w:ilvl w:val="0"/>
          <w:numId w:val="25"/>
        </w:numPr>
        <w:rPr>
          <w:position w:val="-2"/>
        </w:rPr>
      </w:pPr>
      <w:r>
        <w:t>The construction of an explicit solution may be computationally intractable for certain problems. In such a case, the solution to multiple distinct instances of the optimization problem needs to be computed at runtime. In contrast to the first case, in which only the evaluation of a feedback rule is required, the algorithmic solution of an optimization problem is not trivial and it is not tractable to solve such a problem within the stream processing environment adopted in SPEEDD (STORM). We therefore assume the existence of a use-case specific “optimization black-box” outside the actual SPEEDD framework, which can be queried whenever such a decision is required.</w:t>
      </w:r>
    </w:p>
    <w:p w:rsidR="00A820CB" w:rsidRPr="00096796" w:rsidRDefault="00A820CB" w:rsidP="00434E0E">
      <w:r w:rsidRPr="00096796">
        <w:t>In the following, we will briefly sketch the resulting DM architecture using the problem of freeway ramp-metering (regulating the traffic inflow on a freeway in order to maximize throughput) from the traffic use case as an example: A low-level ramp metering controller receives measurements of the local traffic density and the local traffic flows, as well as notifications about detected or predicted congestion queues. It will then emit a recommendation to change the ramp metering rates accordingly (</w:t>
      </w:r>
      <w:r w:rsidR="00434E0E">
        <w:fldChar w:fldCharType="begin"/>
      </w:r>
      <w:r w:rsidR="00434E0E">
        <w:instrText xml:space="preserve"> REF _Ref400707872 \h </w:instrText>
      </w:r>
      <w:r w:rsidR="00434E0E">
        <w:fldChar w:fldCharType="separate"/>
      </w:r>
      <w:ins w:id="59" w:author="Alexander Kofman" w:date="2014-10-26T14:38:00Z">
        <w:r w:rsidR="008A5D49">
          <w:t xml:space="preserve">Figure </w:t>
        </w:r>
        <w:r w:rsidR="008A5D49">
          <w:rPr>
            <w:rFonts w:hint="cs"/>
            <w:noProof/>
            <w:cs/>
          </w:rPr>
          <w:t>‎</w:t>
        </w:r>
        <w:r w:rsidR="008A5D49">
          <w:rPr>
            <w:noProof/>
          </w:rPr>
          <w:t>2</w:t>
        </w:r>
        <w:r w:rsidR="008A5D49">
          <w:t>.</w:t>
        </w:r>
        <w:r w:rsidR="008A5D49">
          <w:rPr>
            <w:noProof/>
          </w:rPr>
          <w:t>11</w:t>
        </w:r>
      </w:ins>
      <w:r w:rsidR="00434E0E">
        <w:fldChar w:fldCharType="end"/>
      </w:r>
      <w:r w:rsidRPr="00096796">
        <w:t>). For a network of interaction freeways, a network-wide planning algorithm can be used for coordination purposes, implemented as an external oracle that can be queried.</w:t>
      </w:r>
    </w:p>
    <w:p w:rsidR="00A820CB" w:rsidRPr="00EF3F60" w:rsidRDefault="00A820CB" w:rsidP="00BB6B8F">
      <w:pPr>
        <w:rPr>
          <w:rFonts w:eastAsia="Trebuchet MS Bold" w:hAnsi="Trebuchet MS Bold" w:cs="Trebuchet MS Bold"/>
          <w:b/>
          <w:bCs/>
        </w:rPr>
      </w:pPr>
      <w:r w:rsidRPr="00096796">
        <w:t xml:space="preserve">Since a road network is naturally a spatially distributed system, the architecture of the decision-making module reflects this structure. The </w:t>
      </w:r>
      <w:proofErr w:type="spellStart"/>
      <w:r w:rsidRPr="00096796">
        <w:t>Kalman</w:t>
      </w:r>
      <w:proofErr w:type="spellEnd"/>
      <w:r w:rsidRPr="00096796">
        <w:t xml:space="preserve"> filters and the local feedback controllers are explicit decision rules which can be efficiently implemented as STORM </w:t>
      </w:r>
      <w:r w:rsidR="00AC1532" w:rsidRPr="00096796">
        <w:t>bolts</w:t>
      </w:r>
      <w:r w:rsidRPr="00096796">
        <w:t xml:space="preserve"> in a distributed manner (</w:t>
      </w:r>
      <w:r w:rsidR="00BB6B8F">
        <w:fldChar w:fldCharType="begin"/>
      </w:r>
      <w:r w:rsidR="00BB6B8F">
        <w:instrText xml:space="preserve"> REF _Ref400708322 \h </w:instrText>
      </w:r>
      <w:r w:rsidR="00BB6B8F">
        <w:fldChar w:fldCharType="separate"/>
      </w:r>
      <w:ins w:id="60" w:author="Alexander Kofman" w:date="2014-10-26T14:38:00Z">
        <w:r w:rsidR="008A5D49">
          <w:t xml:space="preserve">Figure </w:t>
        </w:r>
        <w:r w:rsidR="008A5D49">
          <w:rPr>
            <w:rFonts w:hint="cs"/>
            <w:noProof/>
            <w:cs/>
          </w:rPr>
          <w:t>‎</w:t>
        </w:r>
        <w:r w:rsidR="008A5D49">
          <w:rPr>
            <w:noProof/>
          </w:rPr>
          <w:t>2</w:t>
        </w:r>
        <w:r w:rsidR="008A5D49">
          <w:t>.</w:t>
        </w:r>
        <w:r w:rsidR="008A5D49">
          <w:rPr>
            <w:noProof/>
          </w:rPr>
          <w:t>12</w:t>
        </w:r>
      </w:ins>
      <w:r w:rsidR="00BB6B8F">
        <w:fldChar w:fldCharType="end"/>
      </w:r>
      <w:r w:rsidRPr="00096796">
        <w:t xml:space="preserve">). </w:t>
      </w:r>
      <w:r w:rsidRPr="00096796">
        <w:lastRenderedPageBreak/>
        <w:t xml:space="preserve">Preliminary theoretical results suggest that such controllers may perform asymptotically optimal with regard to flow maximization for a single </w:t>
      </w:r>
      <w:r w:rsidR="00E41185" w:rsidRPr="00096796">
        <w:t>freeway;</w:t>
      </w:r>
      <w:r w:rsidRPr="00096796">
        <w:t xml:space="preserve"> however, coordination is required to achieve optimal operation of more complex road networks. Network-wide planning can be superimposed by querying an </w:t>
      </w:r>
      <w:r w:rsidR="002F0377">
        <w:rPr>
          <w:noProof/>
          <w:lang w:eastAsia="en-US" w:bidi="he-IL"/>
        </w:rPr>
        <w:drawing>
          <wp:anchor distT="152400" distB="152400" distL="152400" distR="152400" simplePos="0" relativeHeight="251659264" behindDoc="0" locked="0" layoutInCell="1" allowOverlap="1" wp14:anchorId="707C9FD9" wp14:editId="780D445C">
            <wp:simplePos x="0" y="0"/>
            <wp:positionH relativeFrom="margin">
              <wp:posOffset>-111760</wp:posOffset>
            </wp:positionH>
            <wp:positionV relativeFrom="line">
              <wp:posOffset>3171825</wp:posOffset>
            </wp:positionV>
            <wp:extent cx="6051600" cy="2786400"/>
            <wp:effectExtent l="0" t="0" r="6350" b="0"/>
            <wp:wrapTopAndBottom/>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asted-image.pdf"/>
                    <pic:cNvPicPr/>
                  </pic:nvPicPr>
                  <pic:blipFill>
                    <a:blip r:embed="rId26">
                      <a:extLst/>
                    </a:blip>
                    <a:stretch>
                      <a:fillRect/>
                    </a:stretch>
                  </pic:blipFill>
                  <pic:spPr>
                    <a:xfrm>
                      <a:off x="0" y="0"/>
                      <a:ext cx="6051600" cy="27864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096796">
        <w:t>external black-box.</w:t>
      </w:r>
      <w:r w:rsidR="00600A71">
        <w:rPr>
          <w:noProof/>
          <w:lang w:eastAsia="en-US" w:bidi="he-IL"/>
        </w:rPr>
        <mc:AlternateContent>
          <mc:Choice Requires="wps">
            <w:drawing>
              <wp:anchor distT="0" distB="0" distL="114300" distR="114300" simplePos="0" relativeHeight="251662336" behindDoc="0" locked="0" layoutInCell="1" allowOverlap="1" wp14:anchorId="300484D2" wp14:editId="38682875">
                <wp:simplePos x="0" y="0"/>
                <wp:positionH relativeFrom="column">
                  <wp:posOffset>-6350</wp:posOffset>
                </wp:positionH>
                <wp:positionV relativeFrom="paragraph">
                  <wp:posOffset>2537460</wp:posOffset>
                </wp:positionV>
                <wp:extent cx="5943600"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E650EC" w:rsidRDefault="00E650EC" w:rsidP="00600A71">
                            <w:pPr>
                              <w:pStyle w:val="Caption"/>
                            </w:pPr>
                            <w:bookmarkStart w:id="61" w:name="_Ref400707872"/>
                            <w:bookmarkStart w:id="62" w:name="_Toc402095472"/>
                            <w:r>
                              <w:t xml:space="preserve">Figure </w:t>
                            </w:r>
                            <w:r>
                              <w:fldChar w:fldCharType="begin"/>
                            </w:r>
                            <w:r>
                              <w:instrText xml:space="preserve"> STYLEREF 1 \s </w:instrText>
                            </w:r>
                            <w:r>
                              <w:fldChar w:fldCharType="separate"/>
                            </w:r>
                            <w:r w:rsidR="008A5D49">
                              <w:rPr>
                                <w:rFonts w:hint="cs"/>
                                <w:noProof/>
                                <w:cs/>
                              </w:rPr>
                              <w:t>‎</w:t>
                            </w:r>
                            <w:r w:rsidR="008A5D49">
                              <w:rPr>
                                <w:noProof/>
                              </w:rPr>
                              <w:t>2</w:t>
                            </w:r>
                            <w:r>
                              <w:fldChar w:fldCharType="end"/>
                            </w:r>
                            <w:r>
                              <w:t>.</w:t>
                            </w:r>
                            <w:r>
                              <w:fldChar w:fldCharType="begin"/>
                            </w:r>
                            <w:r>
                              <w:instrText xml:space="preserve"> SEQ Figure \* ARABIC \s 1 </w:instrText>
                            </w:r>
                            <w:r>
                              <w:fldChar w:fldCharType="separate"/>
                            </w:r>
                            <w:r w:rsidR="008A5D49">
                              <w:rPr>
                                <w:noProof/>
                              </w:rPr>
                              <w:t>11</w:t>
                            </w:r>
                            <w:r>
                              <w:fldChar w:fldCharType="end"/>
                            </w:r>
                            <w:bookmarkEnd w:id="61"/>
                            <w:r>
                              <w:t xml:space="preserve"> </w:t>
                            </w:r>
                            <w:r w:rsidRPr="007C4D79">
                              <w:t>- SPEEDD Traffic Use Case, physical system: Decision making will implement a hierarchical control scheme consisting of local feedback on a freeway and a network-wide planning layer.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5pt;margin-top:199.8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E4MAIAAGsEAAAOAAAAZHJzL2Uyb0RvYy54bWysVFFv2jAQfp+0/2D5fQTKilZ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" stroked="f">
                <v:textbox style="mso-fit-shape-to-text:t" inset="0,0,0,0">
                  <w:txbxContent>
                    <w:p w:rsidR="00E650EC" w:rsidRDefault="00E650EC" w:rsidP="00600A71">
                      <w:pPr>
                        <w:pStyle w:val="Caption"/>
                      </w:pPr>
                      <w:bookmarkStart w:id="63" w:name="_Ref400707872"/>
                      <w:bookmarkStart w:id="64" w:name="_Toc402095472"/>
                      <w:r>
                        <w:t xml:space="preserve">Figure </w:t>
                      </w:r>
                      <w:r>
                        <w:fldChar w:fldCharType="begin"/>
                      </w:r>
                      <w:r>
                        <w:instrText xml:space="preserve"> STYLEREF 1 \s </w:instrText>
                      </w:r>
                      <w:r>
                        <w:fldChar w:fldCharType="separate"/>
                      </w:r>
                      <w:r w:rsidR="008A5D49">
                        <w:rPr>
                          <w:rFonts w:hint="cs"/>
                          <w:noProof/>
                          <w:cs/>
                        </w:rPr>
                        <w:t>‎</w:t>
                      </w:r>
                      <w:r w:rsidR="008A5D49">
                        <w:rPr>
                          <w:noProof/>
                        </w:rPr>
                        <w:t>2</w:t>
                      </w:r>
                      <w:r>
                        <w:fldChar w:fldCharType="end"/>
                      </w:r>
                      <w:r>
                        <w:t>.</w:t>
                      </w:r>
                      <w:r>
                        <w:fldChar w:fldCharType="begin"/>
                      </w:r>
                      <w:r>
                        <w:instrText xml:space="preserve"> SEQ Figure \* ARABIC \s 1 </w:instrText>
                      </w:r>
                      <w:r>
                        <w:fldChar w:fldCharType="separate"/>
                      </w:r>
                      <w:r w:rsidR="008A5D49">
                        <w:rPr>
                          <w:noProof/>
                        </w:rPr>
                        <w:t>11</w:t>
                      </w:r>
                      <w:r>
                        <w:fldChar w:fldCharType="end"/>
                      </w:r>
                      <w:bookmarkEnd w:id="63"/>
                      <w:r>
                        <w:t xml:space="preserve"> </w:t>
                      </w:r>
                      <w:r w:rsidRPr="007C4D79">
                        <w:t>- SPEEDD Traffic Use Case, physical system: Decision making will implement a hierarchical control scheme consisting of local feedback on a freeway and a network-wide planning layer.</w:t>
                      </w:r>
                      <w:bookmarkEnd w:id="64"/>
                    </w:p>
                  </w:txbxContent>
                </v:textbox>
                <w10:wrap type="through"/>
              </v:shape>
            </w:pict>
          </mc:Fallback>
        </mc:AlternateContent>
      </w:r>
      <w:r>
        <w:rPr>
          <w:noProof/>
          <w:lang w:eastAsia="en-US" w:bidi="he-IL"/>
        </w:rPr>
        <w:drawing>
          <wp:anchor distT="152400" distB="152400" distL="152400" distR="152400" simplePos="0" relativeHeight="251660288" behindDoc="0" locked="0" layoutInCell="1" allowOverlap="1" wp14:anchorId="0EE4E4E0" wp14:editId="7E2D2D14">
            <wp:simplePos x="0" y="0"/>
            <wp:positionH relativeFrom="margin">
              <wp:posOffset>-6350</wp:posOffset>
            </wp:positionH>
            <wp:positionV relativeFrom="line">
              <wp:posOffset>254000</wp:posOffset>
            </wp:positionV>
            <wp:extent cx="5943600" cy="2030136"/>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pic:nvPicPr>
                  <pic:blipFill>
                    <a:blip r:embed="rId27">
                      <a:extLst/>
                    </a:blip>
                    <a:stretch>
                      <a:fillRect/>
                    </a:stretch>
                  </pic:blipFill>
                  <pic:spPr>
                    <a:xfrm>
                      <a:off x="0" y="0"/>
                      <a:ext cx="5943600" cy="2030136"/>
                    </a:xfrm>
                    <a:prstGeom prst="rect">
                      <a:avLst/>
                    </a:prstGeom>
                    <a:ln w="12700" cap="flat">
                      <a:noFill/>
                      <a:miter lim="400000"/>
                    </a:ln>
                    <a:effectLst/>
                  </pic:spPr>
                </pic:pic>
              </a:graphicData>
            </a:graphic>
          </wp:anchor>
        </w:drawing>
      </w:r>
    </w:p>
    <w:p w:rsidR="00ED307E" w:rsidRPr="00E93AD1" w:rsidRDefault="0002130B" w:rsidP="00B83A76">
      <w:pPr>
        <w:rPr>
          <w:rFonts w:eastAsia="MS Mincho"/>
          <w:lang w:eastAsia="ja-JP"/>
        </w:rPr>
      </w:pPr>
      <w:r>
        <w:rPr>
          <w:noProof/>
          <w:lang w:eastAsia="en-US" w:bidi="he-IL"/>
        </w:rPr>
        <mc:AlternateContent>
          <mc:Choice Requires="wps">
            <w:drawing>
              <wp:anchor distT="0" distB="0" distL="114300" distR="114300" simplePos="0" relativeHeight="251664384" behindDoc="0" locked="0" layoutInCell="1" allowOverlap="1" wp14:anchorId="262751F3" wp14:editId="4D7FB084">
                <wp:simplePos x="0" y="0"/>
                <wp:positionH relativeFrom="column">
                  <wp:posOffset>-111125</wp:posOffset>
                </wp:positionH>
                <wp:positionV relativeFrom="paragraph">
                  <wp:posOffset>3202305</wp:posOffset>
                </wp:positionV>
                <wp:extent cx="6049010" cy="635"/>
                <wp:effectExtent l="0" t="0" r="8890" b="0"/>
                <wp:wrapThrough wrapText="bothSides">
                  <wp:wrapPolygon edited="0">
                    <wp:start x="0" y="0"/>
                    <wp:lineTo x="0" y="20282"/>
                    <wp:lineTo x="21564" y="20282"/>
                    <wp:lineTo x="21564"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049010" cy="635"/>
                        </a:xfrm>
                        <a:prstGeom prst="rect">
                          <a:avLst/>
                        </a:prstGeom>
                        <a:solidFill>
                          <a:prstClr val="white"/>
                        </a:solidFill>
                        <a:ln>
                          <a:noFill/>
                        </a:ln>
                        <a:effectLst/>
                      </wps:spPr>
                      <wps:txbx>
                        <w:txbxContent>
                          <w:p w:rsidR="00E650EC" w:rsidRPr="00031932" w:rsidRDefault="00E650EC" w:rsidP="0002130B">
                            <w:pPr>
                              <w:pStyle w:val="Caption"/>
                              <w:rPr>
                                <w:noProof/>
                              </w:rPr>
                            </w:pPr>
                            <w:bookmarkStart w:id="65" w:name="_Ref400708322"/>
                            <w:bookmarkStart w:id="66" w:name="_Toc402095473"/>
                            <w:r>
                              <w:t xml:space="preserve">Figure </w:t>
                            </w:r>
                            <w:r>
                              <w:fldChar w:fldCharType="begin"/>
                            </w:r>
                            <w:r>
                              <w:instrText xml:space="preserve"> STYLEREF 1 \s </w:instrText>
                            </w:r>
                            <w:r>
                              <w:fldChar w:fldCharType="separate"/>
                            </w:r>
                            <w:r w:rsidR="008A5D49">
                              <w:rPr>
                                <w:rFonts w:hint="cs"/>
                                <w:noProof/>
                                <w:cs/>
                              </w:rPr>
                              <w:t>‎</w:t>
                            </w:r>
                            <w:r w:rsidR="008A5D49">
                              <w:rPr>
                                <w:noProof/>
                              </w:rPr>
                              <w:t>2</w:t>
                            </w:r>
                            <w:r>
                              <w:fldChar w:fldCharType="end"/>
                            </w:r>
                            <w:r>
                              <w:t>.</w:t>
                            </w:r>
                            <w:r>
                              <w:fldChar w:fldCharType="begin"/>
                            </w:r>
                            <w:r>
                              <w:instrText xml:space="preserve"> SEQ Figure \* ARABIC \s 1 </w:instrText>
                            </w:r>
                            <w:r>
                              <w:fldChar w:fldCharType="separate"/>
                            </w:r>
                            <w:r w:rsidR="008A5D49">
                              <w:rPr>
                                <w:noProof/>
                              </w:rPr>
                              <w:t>12</w:t>
                            </w:r>
                            <w:r>
                              <w:fldChar w:fldCharType="end"/>
                            </w:r>
                            <w:bookmarkEnd w:id="65"/>
                            <w:r>
                              <w:t xml:space="preserve"> - </w:t>
                            </w:r>
                            <w:r w:rsidRPr="00273F14">
                              <w:t xml:space="preserve">SPEEDD Traffic Use Case, implementation at runtime: The decision-making module includes a collection of </w:t>
                            </w:r>
                            <w:proofErr w:type="spellStart"/>
                            <w:r w:rsidRPr="00273F14">
                              <w:t>Kalman</w:t>
                            </w:r>
                            <w:proofErr w:type="spellEnd"/>
                            <w:r w:rsidRPr="00273F14">
                              <w:t xml:space="preserve"> filters and feedback controllers. It also has access to an external black-box oracle.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 o:spid="_x0000_s1027" type="#_x0000_t202" style="position:absolute;margin-left:-8.75pt;margin-top:252.15pt;width:476.3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" stroked="f">
                <v:textbox style="mso-fit-shape-to-text:t" inset="0,0,0,0">
                  <w:txbxContent>
                    <w:p w:rsidR="00E650EC" w:rsidRPr="00031932" w:rsidRDefault="00E650EC" w:rsidP="0002130B">
                      <w:pPr>
                        <w:pStyle w:val="Caption"/>
                        <w:rPr>
                          <w:noProof/>
                        </w:rPr>
                      </w:pPr>
                      <w:bookmarkStart w:id="67" w:name="_Ref400708322"/>
                      <w:bookmarkStart w:id="68" w:name="_Toc402095473"/>
                      <w:r>
                        <w:t xml:space="preserve">Figure </w:t>
                      </w:r>
                      <w:r>
                        <w:fldChar w:fldCharType="begin"/>
                      </w:r>
                      <w:r>
                        <w:instrText xml:space="preserve"> STYLEREF 1 \s </w:instrText>
                      </w:r>
                      <w:r>
                        <w:fldChar w:fldCharType="separate"/>
                      </w:r>
                      <w:r w:rsidR="008A5D49">
                        <w:rPr>
                          <w:rFonts w:hint="cs"/>
                          <w:noProof/>
                          <w:cs/>
                        </w:rPr>
                        <w:t>‎</w:t>
                      </w:r>
                      <w:r w:rsidR="008A5D49">
                        <w:rPr>
                          <w:noProof/>
                        </w:rPr>
                        <w:t>2</w:t>
                      </w:r>
                      <w:r>
                        <w:fldChar w:fldCharType="end"/>
                      </w:r>
                      <w:r>
                        <w:t>.</w:t>
                      </w:r>
                      <w:r>
                        <w:fldChar w:fldCharType="begin"/>
                      </w:r>
                      <w:r>
                        <w:instrText xml:space="preserve"> SEQ Figure \* ARABIC \s 1 </w:instrText>
                      </w:r>
                      <w:r>
                        <w:fldChar w:fldCharType="separate"/>
                      </w:r>
                      <w:r w:rsidR="008A5D49">
                        <w:rPr>
                          <w:noProof/>
                        </w:rPr>
                        <w:t>12</w:t>
                      </w:r>
                      <w:r>
                        <w:fldChar w:fldCharType="end"/>
                      </w:r>
                      <w:bookmarkEnd w:id="67"/>
                      <w:r>
                        <w:t xml:space="preserve"> - </w:t>
                      </w:r>
                      <w:r w:rsidRPr="00273F14">
                        <w:t xml:space="preserve">SPEEDD Traffic Use Case, implementation at runtime: The decision-making module includes a collection of </w:t>
                      </w:r>
                      <w:proofErr w:type="spellStart"/>
                      <w:r w:rsidRPr="00273F14">
                        <w:t>Kalman</w:t>
                      </w:r>
                      <w:proofErr w:type="spellEnd"/>
                      <w:r w:rsidRPr="00273F14">
                        <w:t xml:space="preserve"> filters and feedback controllers. It also has access to an external black-box oracle.</w:t>
                      </w:r>
                      <w:bookmarkEnd w:id="68"/>
                    </w:p>
                  </w:txbxContent>
                </v:textbox>
                <w10:wrap type="through"/>
              </v:shape>
            </w:pict>
          </mc:Fallback>
        </mc:AlternateContent>
      </w:r>
      <w:r w:rsidR="00B83A76" w:rsidRPr="00B83A76">
        <w:rPr>
          <w:rFonts w:ascii="Tms Rmn" w:hAnsi="Tms Rmn" w:cs="Tms Rmn"/>
          <w:color w:val="000000"/>
          <w:sz w:val="24"/>
          <w:szCs w:val="24"/>
          <w:lang w:bidi="he-IL"/>
        </w:rPr>
        <w:t xml:space="preserve"> </w:t>
      </w:r>
      <w:r w:rsidR="00B83A76" w:rsidRPr="00B83A76">
        <w:rPr>
          <w:noProof/>
          <w:lang w:eastAsia="en-US" w:bidi="he-IL"/>
        </w:rPr>
        <w:t>The decision making architecture for the credit-card fraud detection use case is conceptually identical, although it does not require separate state estimation. The credit card use case can naturally be described in form of distinct events.</w:t>
      </w:r>
      <w:r w:rsidR="00ED307E" w:rsidRPr="00E93AD1">
        <w:rPr>
          <w:rFonts w:eastAsia="MS Mincho"/>
          <w:lang w:eastAsia="ja-JP"/>
        </w:rPr>
        <w:t xml:space="preserve"> </w:t>
      </w:r>
    </w:p>
    <w:p w:rsidR="00E93AD1" w:rsidRPr="00E93AD1" w:rsidRDefault="00E93AD1" w:rsidP="00B2178C">
      <w:pPr>
        <w:rPr>
          <w:rFonts w:eastAsia="MS Mincho"/>
          <w:lang w:eastAsia="ja-JP"/>
        </w:rPr>
      </w:pPr>
    </w:p>
    <w:p w:rsidR="00E93AD1" w:rsidRPr="00E93AD1" w:rsidRDefault="00E93AD1" w:rsidP="00462E25">
      <w:pPr>
        <w:pStyle w:val="Heading3"/>
        <w:rPr>
          <w:lang w:eastAsia="ja-JP"/>
        </w:rPr>
      </w:pPr>
      <w:bookmarkStart w:id="69" w:name="_Toc402095434"/>
      <w:r w:rsidRPr="00E93AD1">
        <w:rPr>
          <w:lang w:eastAsia="ja-JP"/>
        </w:rPr>
        <w:t>Dashboard application</w:t>
      </w:r>
      <w:bookmarkEnd w:id="69"/>
    </w:p>
    <w:p w:rsidR="00800A3A" w:rsidRPr="001D4F69" w:rsidRDefault="00800A3A" w:rsidP="00C215C3">
      <w:pPr>
        <w:jc w:val="both"/>
        <w:rPr>
          <w:lang w:val="en-GB"/>
        </w:rPr>
      </w:pPr>
      <w:bookmarkStart w:id="70" w:name="_Ref399699634"/>
      <w:r>
        <w:rPr>
          <w:lang w:val="en-GB"/>
        </w:rPr>
        <w:t xml:space="preserve">Operators will interact with the outputs of the SPEEDD algorithms through a User Interface. </w:t>
      </w:r>
      <w:r w:rsidRPr="001D4F69">
        <w:rPr>
          <w:lang w:val="en-GB"/>
        </w:rPr>
        <w:t xml:space="preserve">The </w:t>
      </w:r>
      <w:r>
        <w:rPr>
          <w:lang w:val="en-GB"/>
        </w:rPr>
        <w:t>Dashboard Client communicates, via the Dashboard Server</w:t>
      </w:r>
      <w:r w:rsidRPr="001D4F69">
        <w:rPr>
          <w:lang w:val="en-GB"/>
        </w:rPr>
        <w:t xml:space="preserve"> with the </w:t>
      </w:r>
      <w:r>
        <w:rPr>
          <w:lang w:val="en-GB"/>
        </w:rPr>
        <w:t>composite</w:t>
      </w:r>
      <w:r w:rsidRPr="001D4F69">
        <w:rPr>
          <w:lang w:val="en-GB"/>
        </w:rPr>
        <w:t xml:space="preserve"> systems </w:t>
      </w:r>
      <w:r>
        <w:rPr>
          <w:lang w:val="en-GB"/>
        </w:rPr>
        <w:t>in</w:t>
      </w:r>
      <w:r w:rsidRPr="001D4F69">
        <w:rPr>
          <w:lang w:val="en-GB"/>
        </w:rPr>
        <w:t xml:space="preserve"> the SPEEDD architecture</w:t>
      </w:r>
      <w:r>
        <w:rPr>
          <w:lang w:val="en-GB"/>
        </w:rPr>
        <w:t xml:space="preserve">. Operators can accept, respond to, or make suggestions and control actions, via the User </w:t>
      </w:r>
      <w:r>
        <w:rPr>
          <w:lang w:val="en-GB"/>
        </w:rPr>
        <w:lastRenderedPageBreak/>
        <w:t>Interface and these changes are fed back into the SPEEDD architecture</w:t>
      </w:r>
      <w:r w:rsidRPr="001D4F69">
        <w:rPr>
          <w:lang w:val="en-GB"/>
        </w:rPr>
        <w:t xml:space="preserve">, thus allowing for the seamless integration of expert knowledge and the outputs of complex algorithms. </w:t>
      </w:r>
      <w:r>
        <w:rPr>
          <w:lang w:val="en-GB"/>
        </w:rPr>
        <w:t xml:space="preserve">A diagram of the dashboard architecture can be seen in </w:t>
      </w:r>
      <w:r w:rsidR="00C215C3">
        <w:rPr>
          <w:b/>
          <w:lang w:val="en-GB"/>
        </w:rPr>
        <w:fldChar w:fldCharType="begin"/>
      </w:r>
      <w:r w:rsidR="00C215C3">
        <w:rPr>
          <w:lang w:val="en-GB"/>
        </w:rPr>
        <w:instrText xml:space="preserve"> REF _Ref400462337 \h </w:instrText>
      </w:r>
      <w:r w:rsidR="00C215C3">
        <w:rPr>
          <w:b/>
          <w:lang w:val="en-GB"/>
        </w:rPr>
      </w:r>
      <w:r w:rsidR="00C215C3">
        <w:rPr>
          <w:b/>
          <w:lang w:val="en-GB"/>
        </w:rPr>
        <w:fldChar w:fldCharType="separate"/>
      </w:r>
      <w:ins w:id="71" w:author="Alexander Kofman" w:date="2014-10-26T14:38:00Z">
        <w:r w:rsidR="008A5D49">
          <w:t xml:space="preserve">Figure </w:t>
        </w:r>
        <w:r w:rsidR="008A5D49">
          <w:rPr>
            <w:rFonts w:hint="cs"/>
            <w:noProof/>
            <w:cs/>
          </w:rPr>
          <w:t>‎</w:t>
        </w:r>
        <w:r w:rsidR="008A5D49">
          <w:rPr>
            <w:noProof/>
          </w:rPr>
          <w:t>2</w:t>
        </w:r>
        <w:r w:rsidR="008A5D49">
          <w:t>.</w:t>
        </w:r>
        <w:r w:rsidR="008A5D49">
          <w:rPr>
            <w:noProof/>
          </w:rPr>
          <w:t>13</w:t>
        </w:r>
      </w:ins>
      <w:r w:rsidR="00C215C3">
        <w:rPr>
          <w:b/>
          <w:lang w:val="en-GB"/>
        </w:rPr>
        <w:fldChar w:fldCharType="end"/>
      </w:r>
      <w:r>
        <w:rPr>
          <w:lang w:val="en-GB"/>
        </w:rPr>
        <w:t>.</w:t>
      </w:r>
    </w:p>
    <w:p w:rsidR="00327B5F" w:rsidRDefault="00366BB5" w:rsidP="00327B5F">
      <w:pPr>
        <w:keepNext/>
        <w:jc w:val="both"/>
      </w:pPr>
      <w:r w:rsidRPr="001D4F69">
        <w:rPr>
          <w:lang w:val="en-GB"/>
        </w:rPr>
        <w:object w:dxaOrig="10209" w:dyaOrig="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320.45pt" o:ole="">
            <v:imagedata r:id="rId28" o:title=""/>
          </v:shape>
          <o:OLEObject Type="Embed" ProgID="Visio.Drawing.11" ShapeID="_x0000_i1025" DrawAspect="Content" ObjectID="_1475839841" r:id="rId29"/>
        </w:object>
      </w:r>
    </w:p>
    <w:p w:rsidR="00800A3A" w:rsidRDefault="00327B5F" w:rsidP="00327B5F">
      <w:pPr>
        <w:pStyle w:val="Caption"/>
        <w:jc w:val="both"/>
        <w:rPr>
          <w:lang w:val="en-GB"/>
        </w:rPr>
      </w:pPr>
      <w:bookmarkStart w:id="72" w:name="_Ref400462337"/>
      <w:bookmarkStart w:id="73" w:name="_Toc402095474"/>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13</w:t>
      </w:r>
      <w:r w:rsidR="003B4817">
        <w:fldChar w:fldCharType="end"/>
      </w:r>
      <w:bookmarkEnd w:id="72"/>
      <w:r>
        <w:t xml:space="preserve"> - </w:t>
      </w:r>
      <w:r w:rsidRPr="004F1B9F">
        <w:t>Dashboard Architecture</w:t>
      </w:r>
      <w:bookmarkEnd w:id="73"/>
    </w:p>
    <w:p w:rsidR="00800A3A" w:rsidRPr="001D4F69" w:rsidRDefault="00800A3A" w:rsidP="00BE4FBE">
      <w:pPr>
        <w:jc w:val="both"/>
        <w:rPr>
          <w:lang w:val="en-GB"/>
        </w:rPr>
      </w:pPr>
      <w:r w:rsidRPr="001D4F69">
        <w:rPr>
          <w:lang w:val="en-GB"/>
        </w:rPr>
        <w:t xml:space="preserve">The </w:t>
      </w:r>
      <w:r>
        <w:rPr>
          <w:lang w:val="en-GB"/>
        </w:rPr>
        <w:t>D</w:t>
      </w:r>
      <w:r w:rsidRPr="001D4F69">
        <w:rPr>
          <w:lang w:val="en-GB"/>
        </w:rPr>
        <w:t xml:space="preserve">ashboard </w:t>
      </w:r>
      <w:r>
        <w:rPr>
          <w:lang w:val="en-GB"/>
        </w:rPr>
        <w:t>S</w:t>
      </w:r>
      <w:r w:rsidRPr="001D4F69">
        <w:rPr>
          <w:lang w:val="en-GB"/>
        </w:rPr>
        <w:t>erver is built using the Express</w:t>
      </w:r>
      <w:r w:rsidR="00375E90">
        <w:rPr>
          <w:rStyle w:val="FootnoteReference"/>
          <w:lang w:val="en-GB"/>
        </w:rPr>
        <w:footnoteReference w:id="7"/>
      </w:r>
      <w:r w:rsidRPr="001D4F69">
        <w:rPr>
          <w:lang w:val="en-GB"/>
        </w:rPr>
        <w:t xml:space="preserve"> web application framework for Node.js</w:t>
      </w:r>
      <w:r w:rsidR="00375E90">
        <w:rPr>
          <w:rStyle w:val="FootnoteReference"/>
          <w:lang w:val="en-GB"/>
        </w:rPr>
        <w:footnoteReference w:id="8"/>
      </w:r>
      <w:r w:rsidRPr="001D4F69">
        <w:rPr>
          <w:lang w:val="en-GB"/>
        </w:rPr>
        <w:t xml:space="preserve">. The server implements a Kafka consumer and producer </w:t>
      </w:r>
      <w:r>
        <w:rPr>
          <w:lang w:val="en-GB"/>
        </w:rPr>
        <w:t>(</w:t>
      </w:r>
      <w:r w:rsidRPr="001D4F69">
        <w:rPr>
          <w:lang w:val="en-GB"/>
        </w:rPr>
        <w:t>apart from hosting the files that generate the UI</w:t>
      </w:r>
      <w:r>
        <w:rPr>
          <w:lang w:val="en-GB"/>
        </w:rPr>
        <w:t>)</w:t>
      </w:r>
      <w:r w:rsidRPr="001D4F69">
        <w:rPr>
          <w:lang w:val="en-GB"/>
        </w:rPr>
        <w:t xml:space="preserve">. The consumer listens </w:t>
      </w:r>
      <w:r>
        <w:rPr>
          <w:lang w:val="en-GB"/>
        </w:rPr>
        <w:t>for</w:t>
      </w:r>
      <w:r w:rsidRPr="001D4F69">
        <w:rPr>
          <w:lang w:val="en-GB"/>
        </w:rPr>
        <w:t xml:space="preserve"> broadcasted messages</w:t>
      </w:r>
      <w:r>
        <w:rPr>
          <w:lang w:val="en-GB"/>
        </w:rPr>
        <w:t xml:space="preserve"> in the Event Bus</w:t>
      </w:r>
      <w:r w:rsidRPr="001D4F69">
        <w:rPr>
          <w:lang w:val="en-GB"/>
        </w:rPr>
        <w:t xml:space="preserve"> under the following topics: </w:t>
      </w:r>
      <w:proofErr w:type="spellStart"/>
      <w:r w:rsidRPr="00CD3FB5">
        <w:rPr>
          <w:i/>
          <w:lang w:val="en-GB"/>
        </w:rPr>
        <w:t>speedd</w:t>
      </w:r>
      <w:proofErr w:type="spellEnd"/>
      <w:r w:rsidRPr="00CD3FB5">
        <w:rPr>
          <w:i/>
          <w:lang w:val="en-GB"/>
        </w:rPr>
        <w:t>-out-events</w:t>
      </w:r>
      <w:r w:rsidRPr="001D4F69">
        <w:rPr>
          <w:lang w:val="en-GB"/>
        </w:rPr>
        <w:t xml:space="preserve"> and </w:t>
      </w:r>
      <w:proofErr w:type="spellStart"/>
      <w:r w:rsidRPr="00CD3FB5">
        <w:rPr>
          <w:i/>
          <w:lang w:val="en-GB"/>
        </w:rPr>
        <w:t>speedd</w:t>
      </w:r>
      <w:proofErr w:type="spellEnd"/>
      <w:r w:rsidRPr="00CD3FB5">
        <w:rPr>
          <w:i/>
          <w:lang w:val="en-GB"/>
        </w:rPr>
        <w:t>-actions</w:t>
      </w:r>
      <w:r w:rsidRPr="001D4F69">
        <w:rPr>
          <w:lang w:val="en-GB"/>
        </w:rPr>
        <w:t xml:space="preserve">. The producer broadcasts messages under the topic </w:t>
      </w:r>
      <w:proofErr w:type="spellStart"/>
      <w:r w:rsidRPr="0030211C">
        <w:rPr>
          <w:i/>
          <w:lang w:val="en-GB"/>
        </w:rPr>
        <w:t>speedd</w:t>
      </w:r>
      <w:proofErr w:type="spellEnd"/>
      <w:r w:rsidRPr="0030211C">
        <w:rPr>
          <w:i/>
          <w:lang w:val="en-GB"/>
        </w:rPr>
        <w:t>-actions-confirmed</w:t>
      </w:r>
      <w:r w:rsidRPr="001D4F69">
        <w:rPr>
          <w:lang w:val="en-GB"/>
        </w:rPr>
        <w:t>. For more details on the SPE</w:t>
      </w:r>
      <w:r>
        <w:rPr>
          <w:lang w:val="en-GB"/>
        </w:rPr>
        <w:t>E</w:t>
      </w:r>
      <w:r w:rsidRPr="001D4F69">
        <w:rPr>
          <w:lang w:val="en-GB"/>
        </w:rPr>
        <w:t>DD Kafka topics see section</w:t>
      </w:r>
      <w:r w:rsidR="00CE133B">
        <w:rPr>
          <w:lang w:val="en-GB"/>
        </w:rPr>
        <w:t xml:space="preserve"> </w:t>
      </w:r>
      <w:r w:rsidR="00CE133B">
        <w:rPr>
          <w:lang w:val="en-GB"/>
        </w:rPr>
        <w:fldChar w:fldCharType="begin"/>
      </w:r>
      <w:r w:rsidR="00CE133B">
        <w:rPr>
          <w:lang w:val="en-GB"/>
        </w:rPr>
        <w:instrText xml:space="preserve"> REF _Ref400010233 \r \h </w:instrText>
      </w:r>
      <w:r w:rsidR="00CE133B">
        <w:rPr>
          <w:lang w:val="en-GB"/>
        </w:rPr>
      </w:r>
      <w:r w:rsidR="00CE133B">
        <w:rPr>
          <w:lang w:val="en-GB"/>
        </w:rPr>
        <w:fldChar w:fldCharType="separate"/>
      </w:r>
      <w:r w:rsidR="008A5D49">
        <w:rPr>
          <w:rFonts w:hint="cs"/>
          <w:cs/>
          <w:lang w:val="en-GB"/>
        </w:rPr>
        <w:t>‎</w:t>
      </w:r>
      <w:r w:rsidR="008A5D49">
        <w:rPr>
          <w:lang w:val="en-GB"/>
        </w:rPr>
        <w:t>2.4.1</w:t>
      </w:r>
      <w:r w:rsidR="00CE133B">
        <w:rPr>
          <w:lang w:val="en-GB"/>
        </w:rPr>
        <w:fldChar w:fldCharType="end"/>
      </w:r>
      <w:r w:rsidRPr="001D4F69">
        <w:rPr>
          <w:lang w:val="en-GB"/>
        </w:rPr>
        <w:t xml:space="preserve">. Both the Kafka consumer and producer are implemented using the </w:t>
      </w:r>
      <w:proofErr w:type="spellStart"/>
      <w:r w:rsidRPr="001D4F69">
        <w:rPr>
          <w:lang w:val="en-GB"/>
        </w:rPr>
        <w:t>npm</w:t>
      </w:r>
      <w:proofErr w:type="spellEnd"/>
      <w:r w:rsidRPr="001D4F69">
        <w:rPr>
          <w:lang w:val="en-GB"/>
        </w:rPr>
        <w:t xml:space="preserve"> (node package manager) module ‘</w:t>
      </w:r>
      <w:proofErr w:type="spellStart"/>
      <w:r w:rsidRPr="001D4F69">
        <w:rPr>
          <w:lang w:val="en-GB"/>
        </w:rPr>
        <w:t>kafka</w:t>
      </w:r>
      <w:proofErr w:type="spellEnd"/>
      <w:r w:rsidRPr="001D4F69">
        <w:rPr>
          <w:lang w:val="en-GB"/>
        </w:rPr>
        <w:t>-node’, a Node.js client with Zookeeper</w:t>
      </w:r>
      <w:r w:rsidR="00E62A17">
        <w:rPr>
          <w:rStyle w:val="FootnoteReference"/>
          <w:lang w:val="en-GB"/>
        </w:rPr>
        <w:footnoteReference w:id="9"/>
      </w:r>
      <w:r w:rsidRPr="001D4F69">
        <w:rPr>
          <w:lang w:val="en-GB"/>
        </w:rPr>
        <w:t xml:space="preserve"> integration for apache Kafka. </w:t>
      </w:r>
    </w:p>
    <w:p w:rsidR="00800A3A" w:rsidRPr="001D4F69" w:rsidRDefault="00800A3A" w:rsidP="00FA4BCD">
      <w:pPr>
        <w:jc w:val="both"/>
        <w:rPr>
          <w:lang w:val="en-GB"/>
        </w:rPr>
      </w:pPr>
      <w:r w:rsidRPr="001D4F69">
        <w:rPr>
          <w:lang w:val="en-GB"/>
        </w:rPr>
        <w:t xml:space="preserve">The </w:t>
      </w:r>
      <w:r>
        <w:rPr>
          <w:lang w:val="en-GB"/>
        </w:rPr>
        <w:t>D</w:t>
      </w:r>
      <w:r w:rsidRPr="001D4F69">
        <w:rPr>
          <w:lang w:val="en-GB"/>
        </w:rPr>
        <w:t xml:space="preserve">ashboard </w:t>
      </w:r>
      <w:r>
        <w:rPr>
          <w:lang w:val="en-GB"/>
        </w:rPr>
        <w:t>C</w:t>
      </w:r>
      <w:r w:rsidRPr="001D4F69">
        <w:rPr>
          <w:lang w:val="en-GB"/>
        </w:rPr>
        <w:t>lient</w:t>
      </w:r>
      <w:r>
        <w:rPr>
          <w:lang w:val="en-GB"/>
        </w:rPr>
        <w:t xml:space="preserve"> is</w:t>
      </w:r>
      <w:r w:rsidRPr="001D4F69">
        <w:rPr>
          <w:lang w:val="en-GB"/>
        </w:rPr>
        <w:t xml:space="preserve"> designed to provide the user with a clear picture of the current </w:t>
      </w:r>
      <w:r>
        <w:rPr>
          <w:lang w:val="en-GB"/>
        </w:rPr>
        <w:t>state of the world. The Dashboard Client achieves the picture of the current</w:t>
      </w:r>
      <w:r w:rsidRPr="001D4F69">
        <w:rPr>
          <w:lang w:val="en-GB"/>
        </w:rPr>
        <w:t xml:space="preserve"> </w:t>
      </w:r>
      <w:r>
        <w:rPr>
          <w:lang w:val="en-GB"/>
        </w:rPr>
        <w:t xml:space="preserve">state </w:t>
      </w:r>
      <w:r w:rsidRPr="001D4F69">
        <w:rPr>
          <w:lang w:val="en-GB"/>
        </w:rPr>
        <w:t>by aggregating</w:t>
      </w:r>
      <w:r>
        <w:rPr>
          <w:lang w:val="en-GB"/>
        </w:rPr>
        <w:t xml:space="preserve"> </w:t>
      </w:r>
      <w:r w:rsidRPr="001D4F69">
        <w:rPr>
          <w:lang w:val="en-GB"/>
        </w:rPr>
        <w:t xml:space="preserve">sensor readings in </w:t>
      </w:r>
      <w:r w:rsidRPr="001D4F69">
        <w:rPr>
          <w:lang w:val="en-GB"/>
        </w:rPr>
        <w:lastRenderedPageBreak/>
        <w:t xml:space="preserve">human readable form, current states of the control </w:t>
      </w:r>
      <w:r>
        <w:rPr>
          <w:lang w:val="en-GB"/>
        </w:rPr>
        <w:t>equipment</w:t>
      </w:r>
      <w:r w:rsidRPr="001D4F69">
        <w:rPr>
          <w:lang w:val="en-GB"/>
        </w:rPr>
        <w:t xml:space="preserve"> available (</w:t>
      </w:r>
      <w:r>
        <w:rPr>
          <w:lang w:val="en-GB"/>
        </w:rPr>
        <w:t>e.g.</w:t>
      </w:r>
      <w:r w:rsidRPr="001D4F69">
        <w:rPr>
          <w:lang w:val="en-GB"/>
        </w:rPr>
        <w:t xml:space="preserve"> speed limit signs, message signs, lanes, etc.), current events identified by the Complex Event Processing (CEP) module and displays of the automated control events produced by the </w:t>
      </w:r>
      <w:r w:rsidR="00FA4185">
        <w:rPr>
          <w:lang w:val="en-GB"/>
        </w:rPr>
        <w:t>Decision making</w:t>
      </w:r>
      <w:r w:rsidRPr="001D4F69">
        <w:rPr>
          <w:lang w:val="en-GB"/>
        </w:rPr>
        <w:t xml:space="preserve"> (DM) unit (e.g. ramp metering rates). Furthermore, </w:t>
      </w:r>
      <w:r>
        <w:rPr>
          <w:lang w:val="en-GB"/>
        </w:rPr>
        <w:t>the Dashboard Client</w:t>
      </w:r>
      <w:r w:rsidRPr="001D4F69">
        <w:rPr>
          <w:lang w:val="en-GB"/>
        </w:rPr>
        <w:t xml:space="preserve"> aims to </w:t>
      </w:r>
      <w:r>
        <w:rPr>
          <w:lang w:val="en-GB"/>
        </w:rPr>
        <w:t>support</w:t>
      </w:r>
      <w:r w:rsidRPr="001D4F69">
        <w:rPr>
          <w:lang w:val="en-GB"/>
        </w:rPr>
        <w:t xml:space="preserve"> the decision-maker by </w:t>
      </w:r>
      <w:r w:rsidR="00FA4BCD">
        <w:rPr>
          <w:lang w:val="en-GB"/>
        </w:rPr>
        <w:t>highlighting</w:t>
      </w:r>
      <w:r w:rsidR="00FA4BCD" w:rsidRPr="001D4F69">
        <w:rPr>
          <w:lang w:val="en-GB"/>
        </w:rPr>
        <w:t xml:space="preserve"> </w:t>
      </w:r>
      <w:r w:rsidRPr="001D4F69">
        <w:rPr>
          <w:lang w:val="en-GB"/>
        </w:rPr>
        <w:t>events</w:t>
      </w:r>
      <w:r>
        <w:rPr>
          <w:lang w:val="en-GB"/>
        </w:rPr>
        <w:t xml:space="preserve"> which might require attention</w:t>
      </w:r>
      <w:r w:rsidRPr="001D4F69">
        <w:rPr>
          <w:lang w:val="en-GB"/>
        </w:rPr>
        <w:t xml:space="preserve"> along</w:t>
      </w:r>
      <w:r>
        <w:rPr>
          <w:lang w:val="en-GB"/>
        </w:rPr>
        <w:t xml:space="preserve"> with</w:t>
      </w:r>
      <w:r w:rsidRPr="001D4F69">
        <w:rPr>
          <w:lang w:val="en-GB"/>
        </w:rPr>
        <w:t xml:space="preserve"> corresponding</w:t>
      </w:r>
      <w:r>
        <w:rPr>
          <w:lang w:val="en-GB"/>
        </w:rPr>
        <w:t xml:space="preserve"> suggested</w:t>
      </w:r>
      <w:r w:rsidRPr="001D4F69">
        <w:rPr>
          <w:lang w:val="en-GB"/>
        </w:rPr>
        <w:t xml:space="preserve"> mitigating strategies. Moreover, based on sensor readings, it helps the traffic managers get a better understanding </w:t>
      </w:r>
      <w:r w:rsidRPr="00F142C0">
        <w:rPr>
          <w:lang w:val="en-GB"/>
        </w:rPr>
        <w:t>to what degree the actions taken affect the drivers’ behaviour</w:t>
      </w:r>
      <w:r>
        <w:rPr>
          <w:lang w:val="en-GB"/>
        </w:rPr>
        <w:t xml:space="preserve"> and vice versa.</w:t>
      </w:r>
    </w:p>
    <w:p w:rsidR="00800A3A" w:rsidRDefault="006F6501" w:rsidP="00800A3A">
      <w:pPr>
        <w:jc w:val="both"/>
        <w:rPr>
          <w:lang w:val="en-GB"/>
        </w:rPr>
      </w:pPr>
      <w:r>
        <w:rPr>
          <w:b/>
          <w:lang w:val="en-GB"/>
        </w:rPr>
        <w:fldChar w:fldCharType="begin"/>
      </w:r>
      <w:r>
        <w:rPr>
          <w:lang w:val="en-GB"/>
        </w:rPr>
        <w:instrText xml:space="preserve"> REF _Ref400462394 \h </w:instrText>
      </w:r>
      <w:r>
        <w:rPr>
          <w:b/>
          <w:lang w:val="en-GB"/>
        </w:rPr>
      </w:r>
      <w:r>
        <w:rPr>
          <w:b/>
          <w:lang w:val="en-GB"/>
        </w:rPr>
        <w:fldChar w:fldCharType="separate"/>
      </w:r>
      <w:ins w:id="74" w:author="Alexander Kofman" w:date="2014-10-26T14:38:00Z">
        <w:r w:rsidR="008A5D49">
          <w:t xml:space="preserve">Figure </w:t>
        </w:r>
        <w:r w:rsidR="008A5D49">
          <w:rPr>
            <w:rFonts w:hint="cs"/>
            <w:noProof/>
            <w:cs/>
          </w:rPr>
          <w:t>‎</w:t>
        </w:r>
        <w:r w:rsidR="008A5D49">
          <w:rPr>
            <w:noProof/>
          </w:rPr>
          <w:t>2</w:t>
        </w:r>
        <w:r w:rsidR="008A5D49">
          <w:t>.</w:t>
        </w:r>
        <w:r w:rsidR="008A5D49">
          <w:rPr>
            <w:noProof/>
          </w:rPr>
          <w:t>14</w:t>
        </w:r>
      </w:ins>
      <w:r>
        <w:rPr>
          <w:b/>
          <w:lang w:val="en-GB"/>
        </w:rPr>
        <w:fldChar w:fldCharType="end"/>
      </w:r>
      <w:r w:rsidR="00800A3A" w:rsidRPr="001D4F69">
        <w:rPr>
          <w:lang w:val="en-GB"/>
        </w:rPr>
        <w:t xml:space="preserve"> </w:t>
      </w:r>
      <w:r w:rsidR="00800A3A">
        <w:rPr>
          <w:lang w:val="en-GB"/>
        </w:rPr>
        <w:t>illustrates</w:t>
      </w:r>
      <w:r w:rsidR="00800A3A" w:rsidRPr="001D4F69">
        <w:rPr>
          <w:lang w:val="en-GB"/>
        </w:rPr>
        <w:t xml:space="preserve"> </w:t>
      </w:r>
      <w:r w:rsidR="00800A3A">
        <w:rPr>
          <w:lang w:val="en-GB"/>
        </w:rPr>
        <w:t>a</w:t>
      </w:r>
      <w:r w:rsidR="00800A3A" w:rsidRPr="001D4F69">
        <w:rPr>
          <w:lang w:val="en-GB"/>
        </w:rPr>
        <w:t xml:space="preserve"> proposed </w:t>
      </w:r>
      <w:r w:rsidR="00800A3A">
        <w:rPr>
          <w:lang w:val="en-GB"/>
        </w:rPr>
        <w:t>design for a User Interface (UI) for the traffic management use-case along with a description of its components. It has been developed as a result of a thorough analysis of how the traffic managers in Grenoble operate, by employing task decomposition and eye tracking techniques for determining the sources of information polled during a simulated exercise. For more details please refer to (Deliverable 5.3.1 Initial Report on User Interface Design for Traffic Management: using Cognitive Work Analysis to develop Ecological Interfaces for Traffic Management). The UI is generated using D3js</w:t>
      </w:r>
      <w:r w:rsidR="000B6EE7">
        <w:rPr>
          <w:rStyle w:val="FootnoteReference"/>
          <w:lang w:val="en-GB"/>
        </w:rPr>
        <w:footnoteReference w:id="10"/>
      </w:r>
      <w:r w:rsidR="00800A3A">
        <w:rPr>
          <w:lang w:val="en-GB"/>
        </w:rPr>
        <w:t xml:space="preserve">, a </w:t>
      </w:r>
      <w:proofErr w:type="spellStart"/>
      <w:r w:rsidR="00800A3A">
        <w:rPr>
          <w:lang w:val="en-GB"/>
        </w:rPr>
        <w:t>Javascript</w:t>
      </w:r>
      <w:proofErr w:type="spellEnd"/>
      <w:r w:rsidR="00800A3A">
        <w:rPr>
          <w:lang w:val="en-GB"/>
        </w:rPr>
        <w:t xml:space="preserve"> library that enables the update of DOM elements as soon as corresponding data are received from the server. The server-client communication is implemented through SSE (server-sent events), standardized as part of HTML5 while confirmed user actions are sent to the server through an </w:t>
      </w:r>
      <w:proofErr w:type="spellStart"/>
      <w:r w:rsidR="00800A3A">
        <w:rPr>
          <w:lang w:val="en-GB"/>
        </w:rPr>
        <w:t>XMLhttpRequest</w:t>
      </w:r>
      <w:proofErr w:type="spellEnd"/>
      <w:r w:rsidR="00800A3A">
        <w:rPr>
          <w:lang w:val="en-GB"/>
        </w:rPr>
        <w:t xml:space="preserve">. </w:t>
      </w:r>
    </w:p>
    <w:p w:rsidR="00800A3A" w:rsidRDefault="00800A3A" w:rsidP="006F6501">
      <w:pPr>
        <w:jc w:val="both"/>
        <w:rPr>
          <w:lang w:val="en-GB"/>
        </w:rPr>
      </w:pPr>
      <w:r>
        <w:rPr>
          <w:lang w:val="en-GB"/>
        </w:rPr>
        <w:t xml:space="preserve">The scope of the UI is detailed in deliverable 5.3.1.  However, </w:t>
      </w:r>
      <w:r w:rsidR="006F6501">
        <w:rPr>
          <w:b/>
          <w:lang w:val="en-GB"/>
        </w:rPr>
        <w:fldChar w:fldCharType="begin"/>
      </w:r>
      <w:r w:rsidR="006F6501">
        <w:rPr>
          <w:lang w:val="en-GB"/>
        </w:rPr>
        <w:instrText xml:space="preserve"> REF _Ref400462394 \h </w:instrText>
      </w:r>
      <w:r w:rsidR="006F6501">
        <w:rPr>
          <w:b/>
          <w:lang w:val="en-GB"/>
        </w:rPr>
      </w:r>
      <w:r w:rsidR="006F6501">
        <w:rPr>
          <w:b/>
          <w:lang w:val="en-GB"/>
        </w:rPr>
        <w:fldChar w:fldCharType="separate"/>
      </w:r>
      <w:ins w:id="75" w:author="Alexander Kofman" w:date="2014-10-26T14:38:00Z">
        <w:r w:rsidR="008A5D49">
          <w:t xml:space="preserve">Figure </w:t>
        </w:r>
        <w:r w:rsidR="008A5D49">
          <w:rPr>
            <w:rFonts w:hint="cs"/>
            <w:noProof/>
            <w:cs/>
          </w:rPr>
          <w:t>‎</w:t>
        </w:r>
        <w:r w:rsidR="008A5D49">
          <w:rPr>
            <w:noProof/>
          </w:rPr>
          <w:t>2</w:t>
        </w:r>
        <w:r w:rsidR="008A5D49">
          <w:t>.</w:t>
        </w:r>
        <w:r w:rsidR="008A5D49">
          <w:rPr>
            <w:noProof/>
          </w:rPr>
          <w:t>14</w:t>
        </w:r>
      </w:ins>
      <w:r w:rsidR="006F6501">
        <w:rPr>
          <w:b/>
          <w:lang w:val="en-GB"/>
        </w:rPr>
        <w:fldChar w:fldCharType="end"/>
      </w:r>
      <w:r>
        <w:rPr>
          <w:lang w:val="en-GB"/>
        </w:rPr>
        <w:t xml:space="preserve"> illustrates how the UI is partitioned into sections which relate to Understanding Traffic Behaviour (in the top left of the screen); Understanding Road User Behaviour (in the top right of the screen); Understanding the Current State of the World (in the centre and bottom right of the screen); Understanding Control Status (i.e., ramp metering on the bottom left of the screen); Understanding and Making Control Actions (in the bottom centre of the screen).  The aim is to provide a display through which the Traffic Manager in not only able to monitor the current state of the world, traffic and road user behaviour, but also to understand which control actions are available (or plausible) at a given point in time. Further development will be directed towards ways in which we are able to manage, through the UI, the dialogue between Traffic Managers and the SPEEDD decision modules, e.g., in terms of agreeing with or disputing suggestions.</w:t>
      </w:r>
    </w:p>
    <w:p w:rsidR="00063A75" w:rsidRPr="001D4F69" w:rsidRDefault="00063A75" w:rsidP="006F6501">
      <w:pPr>
        <w:jc w:val="both"/>
        <w:rPr>
          <w:lang w:val="en-GB"/>
        </w:rPr>
      </w:pPr>
      <w:r>
        <w:rPr>
          <w:lang w:val="en-GB"/>
        </w:rPr>
        <w:t>At the time of working on the current document the design work on the dashboard client for the credit card fraud management use case is still in progress. The overall architecture of the component should remain the same as described above. The specifics of the problem domain will be embodied in the design of the user interface and visualization techniques.</w:t>
      </w:r>
    </w:p>
    <w:p w:rsidR="002C67A8" w:rsidRDefault="00800A3A" w:rsidP="002C67A8">
      <w:pPr>
        <w:keepNext/>
        <w:jc w:val="both"/>
      </w:pPr>
      <w:r>
        <w:object w:dxaOrig="14146" w:dyaOrig="11341">
          <v:shape id="_x0000_i1026" type="#_x0000_t75" style="width:451.25pt;height:361.8pt" o:ole="">
            <v:imagedata r:id="rId30" o:title=""/>
          </v:shape>
          <o:OLEObject Type="Embed" ProgID="Visio.Drawing.15" ShapeID="_x0000_i1026" DrawAspect="Content" ObjectID="_1475839842" r:id="rId31"/>
        </w:object>
      </w:r>
    </w:p>
    <w:p w:rsidR="00800A3A" w:rsidRDefault="002C67A8" w:rsidP="002C67A8">
      <w:pPr>
        <w:pStyle w:val="Caption"/>
        <w:jc w:val="both"/>
      </w:pPr>
      <w:bookmarkStart w:id="76" w:name="_Ref400462394"/>
      <w:bookmarkStart w:id="77" w:name="_Toc402095475"/>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14</w:t>
      </w:r>
      <w:r w:rsidR="003B4817">
        <w:fldChar w:fldCharType="end"/>
      </w:r>
      <w:bookmarkEnd w:id="76"/>
      <w:r>
        <w:t xml:space="preserve"> - User Interface</w:t>
      </w:r>
      <w:bookmarkEnd w:id="77"/>
    </w:p>
    <w:p w:rsidR="000C4635" w:rsidRDefault="000C4635" w:rsidP="000C4635">
      <w:pPr>
        <w:pStyle w:val="Heading3"/>
      </w:pPr>
      <w:bookmarkStart w:id="78" w:name="_Toc402095435"/>
      <w:r>
        <w:t>Scalable aggregation mechanisms</w:t>
      </w:r>
      <w:bookmarkEnd w:id="78"/>
    </w:p>
    <w:p w:rsidR="000C4635" w:rsidRPr="000C4635" w:rsidRDefault="000C4635" w:rsidP="00832A49">
      <w:r>
        <w:t xml:space="preserve">We foresee the need to compute aggregated values for some attributes, for use by </w:t>
      </w:r>
      <w:r w:rsidR="00FA4185">
        <w:t>decision making</w:t>
      </w:r>
      <w:r w:rsidR="00827080">
        <w:t xml:space="preserve"> or dashboard components; </w:t>
      </w:r>
      <w:r w:rsidR="00314E8C">
        <w:t>f</w:t>
      </w:r>
      <w:r>
        <w:t>or instance, the average density</w:t>
      </w:r>
      <w:r w:rsidR="00827080">
        <w:t xml:space="preserve"> over some period of time at different sections of the road network.</w:t>
      </w:r>
      <w:r>
        <w:t xml:space="preserve"> </w:t>
      </w:r>
      <w:r w:rsidR="00053E66">
        <w:t xml:space="preserve">The design work for a scalable distributed aggregation framework is still in progress. Architecture of the distributed counter algorithm that provides the foundation of this work is described in </w:t>
      </w:r>
      <w:r w:rsidR="00832A49">
        <w:t>paragraph</w:t>
      </w:r>
      <w:r w:rsidR="00C83931">
        <w:t xml:space="preserve"> </w:t>
      </w:r>
      <w:r w:rsidR="00053E66">
        <w:fldChar w:fldCharType="begin"/>
      </w:r>
      <w:r w:rsidR="00053E66">
        <w:instrText xml:space="preserve"> REF _Ref401058789 \w \h </w:instrText>
      </w:r>
      <w:r w:rsidR="00053E66">
        <w:fldChar w:fldCharType="separate"/>
      </w:r>
      <w:r w:rsidR="008A5D49">
        <w:rPr>
          <w:rFonts w:hint="cs"/>
          <w:cs/>
        </w:rPr>
        <w:t>‎</w:t>
      </w:r>
      <w:r w:rsidR="008A5D49">
        <w:t>6</w:t>
      </w:r>
      <w:r w:rsidR="00053E66">
        <w:fldChar w:fldCharType="end"/>
      </w:r>
      <w:r w:rsidR="000F3790">
        <w:rPr>
          <w:rStyle w:val="FootnoteReference"/>
        </w:rPr>
        <w:footnoteReference w:id="11"/>
      </w:r>
      <w:r w:rsidR="00053E66">
        <w:t>.</w:t>
      </w:r>
    </w:p>
    <w:p w:rsidR="00E93AD1" w:rsidRPr="00E93AD1" w:rsidRDefault="009C156F" w:rsidP="00462E25">
      <w:pPr>
        <w:pStyle w:val="Heading2"/>
      </w:pPr>
      <w:bookmarkStart w:id="79" w:name="_Toc402095436"/>
      <w:r>
        <w:t>Design</w:t>
      </w:r>
      <w:r w:rsidR="00E93AD1" w:rsidRPr="00E93AD1">
        <w:t>-Time Architecture</w:t>
      </w:r>
      <w:bookmarkEnd w:id="70"/>
      <w:bookmarkEnd w:id="79"/>
    </w:p>
    <w:p w:rsidR="00E93AD1" w:rsidRDefault="00E27312" w:rsidP="00665AE4">
      <w:pPr>
        <w:rPr>
          <w:rFonts w:eastAsia="MS Mincho"/>
          <w:lang w:eastAsia="ja-JP"/>
        </w:rPr>
      </w:pPr>
      <w:r>
        <w:rPr>
          <w:rFonts w:eastAsia="MS Mincho"/>
          <w:lang w:eastAsia="ja-JP"/>
        </w:rPr>
        <w:t xml:space="preserve">The conceptual view of the </w:t>
      </w:r>
      <w:r w:rsidR="003979DF">
        <w:rPr>
          <w:rFonts w:eastAsia="MS Mincho"/>
          <w:lang w:eastAsia="ja-JP"/>
        </w:rPr>
        <w:t>design</w:t>
      </w:r>
      <w:r>
        <w:rPr>
          <w:rFonts w:eastAsia="MS Mincho"/>
          <w:lang w:eastAsia="ja-JP"/>
        </w:rPr>
        <w:t xml:space="preserve"> time architecture for SPEEDD is presented in </w:t>
      </w:r>
      <w:r>
        <w:rPr>
          <w:rFonts w:eastAsia="MS Mincho"/>
          <w:lang w:eastAsia="ja-JP"/>
        </w:rPr>
        <w:fldChar w:fldCharType="begin"/>
      </w:r>
      <w:r>
        <w:rPr>
          <w:rFonts w:eastAsia="MS Mincho"/>
          <w:lang w:eastAsia="ja-JP"/>
        </w:rPr>
        <w:instrText xml:space="preserve"> REF _Ref400037388 \h </w:instrText>
      </w:r>
      <w:r>
        <w:rPr>
          <w:rFonts w:eastAsia="MS Mincho"/>
          <w:lang w:eastAsia="ja-JP"/>
        </w:rPr>
      </w:r>
      <w:r>
        <w:rPr>
          <w:rFonts w:eastAsia="MS Mincho"/>
          <w:lang w:eastAsia="ja-JP"/>
        </w:rPr>
        <w:fldChar w:fldCharType="separate"/>
      </w:r>
      <w:ins w:id="80" w:author="Alexander Kofman" w:date="2014-10-26T14:38:00Z">
        <w:r w:rsidR="008A5D49">
          <w:t xml:space="preserve">Figure </w:t>
        </w:r>
        <w:r w:rsidR="008A5D49">
          <w:rPr>
            <w:rFonts w:hint="cs"/>
            <w:noProof/>
            <w:cs/>
          </w:rPr>
          <w:t>‎</w:t>
        </w:r>
        <w:r w:rsidR="008A5D49">
          <w:rPr>
            <w:noProof/>
          </w:rPr>
          <w:t>2</w:t>
        </w:r>
        <w:r w:rsidR="008A5D49">
          <w:t>.</w:t>
        </w:r>
        <w:r w:rsidR="008A5D49">
          <w:rPr>
            <w:noProof/>
          </w:rPr>
          <w:t>15</w:t>
        </w:r>
      </w:ins>
      <w:r>
        <w:rPr>
          <w:rFonts w:eastAsia="MS Mincho"/>
          <w:lang w:eastAsia="ja-JP"/>
        </w:rPr>
        <w:fldChar w:fldCharType="end"/>
      </w:r>
      <w:r>
        <w:rPr>
          <w:rFonts w:eastAsia="MS Mincho"/>
          <w:lang w:eastAsia="ja-JP"/>
        </w:rPr>
        <w:t xml:space="preserve">. The goal of the </w:t>
      </w:r>
      <w:r w:rsidR="00665AE4">
        <w:rPr>
          <w:rFonts w:eastAsia="MS Mincho"/>
          <w:lang w:eastAsia="ja-JP"/>
        </w:rPr>
        <w:t>design</w:t>
      </w:r>
      <w:r>
        <w:rPr>
          <w:rFonts w:eastAsia="MS Mincho"/>
          <w:lang w:eastAsia="ja-JP"/>
        </w:rPr>
        <w:t xml:space="preserve"> time is to </w:t>
      </w:r>
      <w:r w:rsidR="00C64592">
        <w:rPr>
          <w:rFonts w:eastAsia="MS Mincho"/>
          <w:lang w:eastAsia="ja-JP"/>
        </w:rPr>
        <w:t xml:space="preserve">create and/or update the Event Processing Network definition artifact that will be deployed in runtime and will be used by the Proton proactive event processing component to detect and predict </w:t>
      </w:r>
      <w:r w:rsidR="00634FFF">
        <w:rPr>
          <w:rFonts w:eastAsia="MS Mincho"/>
          <w:lang w:eastAsia="ja-JP"/>
        </w:rPr>
        <w:t>situations.</w:t>
      </w:r>
      <w:r w:rsidR="00643889">
        <w:rPr>
          <w:rFonts w:eastAsia="MS Mincho"/>
          <w:lang w:eastAsia="ja-JP"/>
        </w:rPr>
        <w:t xml:space="preserve"> The details of the </w:t>
      </w:r>
      <w:r w:rsidR="00665AE4">
        <w:rPr>
          <w:rFonts w:eastAsia="MS Mincho"/>
          <w:lang w:eastAsia="ja-JP"/>
        </w:rPr>
        <w:t>design</w:t>
      </w:r>
      <w:r w:rsidR="00643889">
        <w:rPr>
          <w:rFonts w:eastAsia="MS Mincho"/>
          <w:lang w:eastAsia="ja-JP"/>
        </w:rPr>
        <w:t xml:space="preserve"> time pipeline are described in the subsections below.</w:t>
      </w:r>
    </w:p>
    <w:p w:rsidR="00486AF9" w:rsidRDefault="00601251" w:rsidP="00486AF9">
      <w:pPr>
        <w:keepNext/>
      </w:pPr>
      <w:r>
        <w:rPr>
          <w:noProof/>
          <w:lang w:eastAsia="en-US" w:bidi="he-IL"/>
        </w:rPr>
        <w:lastRenderedPageBreak/>
        <w:drawing>
          <wp:inline distT="0" distB="0" distL="0" distR="0" wp14:anchorId="570CA618" wp14:editId="1B4CD5FD">
            <wp:extent cx="5860800" cy="2815200"/>
            <wp:effectExtent l="0" t="0" r="698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60800" cy="2815200"/>
                    </a:xfrm>
                    <a:prstGeom prst="rect">
                      <a:avLst/>
                    </a:prstGeom>
                    <a:noFill/>
                  </pic:spPr>
                </pic:pic>
              </a:graphicData>
            </a:graphic>
          </wp:inline>
        </w:drawing>
      </w:r>
    </w:p>
    <w:p w:rsidR="00BD5D61" w:rsidRPr="00E93AD1" w:rsidRDefault="00486AF9" w:rsidP="00486AF9">
      <w:pPr>
        <w:pStyle w:val="Caption"/>
        <w:rPr>
          <w:rFonts w:eastAsia="MS Mincho"/>
          <w:lang w:eastAsia="ja-JP"/>
        </w:rPr>
      </w:pPr>
      <w:bookmarkStart w:id="81" w:name="_Ref400037388"/>
      <w:bookmarkStart w:id="82" w:name="_Toc402095476"/>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15</w:t>
      </w:r>
      <w:r w:rsidR="003B4817">
        <w:fldChar w:fldCharType="end"/>
      </w:r>
      <w:bookmarkEnd w:id="81"/>
      <w:r>
        <w:t xml:space="preserve"> - SPEEDD </w:t>
      </w:r>
      <w:r w:rsidR="00665AE4">
        <w:t>Design</w:t>
      </w:r>
      <w:r>
        <w:t xml:space="preserve"> Time Architecture</w:t>
      </w:r>
      <w:bookmarkEnd w:id="82"/>
    </w:p>
    <w:p w:rsidR="00E93AD1" w:rsidRDefault="00E93AD1" w:rsidP="00462E25">
      <w:pPr>
        <w:pStyle w:val="Heading3"/>
        <w:rPr>
          <w:lang w:eastAsia="ja-JP"/>
        </w:rPr>
      </w:pPr>
      <w:bookmarkStart w:id="83" w:name="_Toc402095437"/>
      <w:r w:rsidRPr="00E93AD1">
        <w:rPr>
          <w:lang w:eastAsia="ja-JP"/>
        </w:rPr>
        <w:t>Event Pattern Mining</w:t>
      </w:r>
      <w:bookmarkEnd w:id="83"/>
    </w:p>
    <w:p w:rsidR="00E93AD1" w:rsidRPr="00E93AD1" w:rsidRDefault="00791256" w:rsidP="00A70562">
      <w:pPr>
        <w:rPr>
          <w:rFonts w:eastAsia="MS Mincho"/>
          <w:lang w:eastAsia="ja-JP"/>
        </w:rPr>
      </w:pPr>
      <w:r>
        <w:fldChar w:fldCharType="begin"/>
      </w:r>
      <w:r>
        <w:instrText xml:space="preserve"> REF _Ref400037388 \h </w:instrText>
      </w:r>
      <w:r>
        <w:fldChar w:fldCharType="separate"/>
      </w:r>
      <w:ins w:id="84" w:author="Alexander Kofman" w:date="2014-10-26T14:38:00Z">
        <w:r w:rsidR="008A5D49">
          <w:t xml:space="preserve">Figure </w:t>
        </w:r>
        <w:r w:rsidR="008A5D49">
          <w:rPr>
            <w:rFonts w:hint="cs"/>
            <w:noProof/>
            <w:cs/>
          </w:rPr>
          <w:t>‎</w:t>
        </w:r>
        <w:r w:rsidR="008A5D49">
          <w:rPr>
            <w:noProof/>
          </w:rPr>
          <w:t>2</w:t>
        </w:r>
        <w:r w:rsidR="008A5D49">
          <w:t>.</w:t>
        </w:r>
        <w:r w:rsidR="008A5D49">
          <w:rPr>
            <w:noProof/>
          </w:rPr>
          <w:t>15</w:t>
        </w:r>
      </w:ins>
      <w:r>
        <w:fldChar w:fldCharType="end"/>
      </w:r>
      <w:r>
        <w:t xml:space="preserve"> </w:t>
      </w:r>
      <w:r w:rsidR="002014B9" w:rsidRPr="001A6136">
        <w:t xml:space="preserve">presents the off-line architecture of the SPEEDD system. Past input events, recognized events, forecasted events and decisions are stored as historic data into a database (step 1). Domain experts analyze and annotate the historic data, in order to provide the golden standard for Machine Learning algorithms (step 2). Both historic data and annotation forms the input to the Machine Learning module. Specifically, the input is provided as a file in the form of comma separated values (CSV). The form of the CSV file is similar to the input format of the SPEEDD </w:t>
      </w:r>
      <w:r w:rsidR="00F07194">
        <w:t>runtime</w:t>
      </w:r>
      <w:r w:rsidR="002014B9" w:rsidRPr="001A6136">
        <w:t>, with additional columns for representing recognized events, forecasted events, decisions and annotation. Optionally, the Machine Learning module can also accept domain background knowledge and prior composite event pattern definitions in the form of logic-based rules. The module will combine the input data (i.e., historic data and rules) with the user provided annotation, in order to</w:t>
      </w:r>
      <w:r w:rsidR="00A70562">
        <w:t xml:space="preserve"> </w:t>
      </w:r>
      <w:r w:rsidR="002014B9" w:rsidRPr="001A6136">
        <w:t>(a) extract new event definitions, (b) refine the current event definitions and (c) associate each event definition with a degree of confidence (e.g., a weight or a probability). In step 3, the resulting output of the Machine Learning algorithms is a set of text-formatted files, using the logic-based representation of the RTEC system</w:t>
      </w:r>
      <w:r w:rsidR="002014B9">
        <w:rPr>
          <w:rStyle w:val="FootnoteReference"/>
        </w:rPr>
        <w:footnoteReference w:id="12"/>
      </w:r>
      <w:r w:rsidR="002014B9" w:rsidRPr="001A6136">
        <w:t>. Thereafter, the resulting patterns are parsed by the "rtec2proton" translator and converted semi-automatically to JSON formatted PROTON EPN definitions (step 4). All EPN definitions reviewed and manually refined by domain experts (step 5) using the PROTON's CEP authoring tool. Finally, the refined EPN definitions are exported to the SPEEDD's CEP runtime system using the PROTON's JSON format.</w:t>
      </w:r>
      <w:r w:rsidR="00442440" w:rsidRPr="00E93AD1">
        <w:rPr>
          <w:rFonts w:eastAsia="MS Mincho"/>
          <w:lang w:eastAsia="ja-JP"/>
        </w:rPr>
        <w:t xml:space="preserve"> </w:t>
      </w:r>
    </w:p>
    <w:p w:rsidR="00E93AD1" w:rsidRDefault="00E93AD1" w:rsidP="00462E25">
      <w:pPr>
        <w:pStyle w:val="Heading3"/>
        <w:rPr>
          <w:lang w:eastAsia="ja-JP"/>
        </w:rPr>
      </w:pPr>
      <w:bookmarkStart w:id="85" w:name="_Toc402095438"/>
      <w:r w:rsidRPr="00E93AD1">
        <w:rPr>
          <w:lang w:eastAsia="ja-JP"/>
        </w:rPr>
        <w:t>Authoring of CEP Rules</w:t>
      </w:r>
      <w:bookmarkEnd w:id="85"/>
    </w:p>
    <w:p w:rsidR="00C6769D" w:rsidRDefault="00C6769D" w:rsidP="00C02967">
      <w:pPr>
        <w:rPr>
          <w:lang w:eastAsia="ja-JP"/>
        </w:rPr>
      </w:pPr>
      <w:r>
        <w:rPr>
          <w:lang w:eastAsia="ja-JP"/>
        </w:rPr>
        <w:t xml:space="preserve">PROTON provides a web-based authoring application for creating and updating the event processing network definition. </w:t>
      </w:r>
      <w:r w:rsidR="00C02967">
        <w:rPr>
          <w:lang w:eastAsia="ja-JP"/>
        </w:rPr>
        <w:t xml:space="preserve">As mentioned above, the process of translation of the event pattern definitions </w:t>
      </w:r>
      <w:r w:rsidR="00C02967">
        <w:rPr>
          <w:lang w:eastAsia="ja-JP"/>
        </w:rPr>
        <w:lastRenderedPageBreak/>
        <w:t>produced by the machine learning component is semi-automatic: partial definition could be generated by the machine learning tool while a review and editing still might be required by human.</w:t>
      </w:r>
    </w:p>
    <w:p w:rsidR="00E93AD1" w:rsidRPr="00A952BC" w:rsidRDefault="00481BD5" w:rsidP="00A952BC">
      <w:pPr>
        <w:rPr>
          <w:lang w:eastAsia="ja-JP"/>
        </w:rPr>
      </w:pPr>
      <w:r>
        <w:rPr>
          <w:lang w:eastAsia="ja-JP"/>
        </w:rPr>
        <w:t>The output of this process is a JSON file containing the EPN definition.</w:t>
      </w:r>
    </w:p>
    <w:p w:rsidR="00E93AD1" w:rsidRPr="00E93AD1" w:rsidRDefault="00E93AD1" w:rsidP="00692179">
      <w:pPr>
        <w:pStyle w:val="Heading2"/>
      </w:pPr>
      <w:bookmarkStart w:id="86" w:name="_Ref401056725"/>
      <w:bookmarkStart w:id="87" w:name="_Ref401056783"/>
      <w:bookmarkStart w:id="88" w:name="_Toc402095439"/>
      <w:r w:rsidRPr="00E93AD1">
        <w:t>Integration – APIs and Data Formats</w:t>
      </w:r>
      <w:bookmarkEnd w:id="86"/>
      <w:bookmarkEnd w:id="87"/>
      <w:bookmarkEnd w:id="88"/>
    </w:p>
    <w:p w:rsidR="00E93AD1" w:rsidRDefault="00CA5FB9" w:rsidP="00E93AD1">
      <w:pPr>
        <w:rPr>
          <w:rFonts w:eastAsia="MS Mincho"/>
          <w:lang w:eastAsia="ja-JP"/>
        </w:rPr>
      </w:pPr>
      <w:r>
        <w:rPr>
          <w:rFonts w:eastAsia="MS Mincho"/>
          <w:lang w:eastAsia="ja-JP"/>
        </w:rPr>
        <w:t>In the following we summarize the integration details, APIs and data formats used for inter-component communication in SPEEDD runtime infrastructure.</w:t>
      </w:r>
    </w:p>
    <w:p w:rsidR="00CA5FB9" w:rsidRDefault="00CA5FB9" w:rsidP="00E93AD1">
      <w:pPr>
        <w:rPr>
          <w:rFonts w:eastAsia="MS Mincho"/>
          <w:lang w:eastAsia="ja-JP"/>
        </w:rPr>
      </w:pPr>
      <w:r>
        <w:rPr>
          <w:rFonts w:eastAsia="MS Mincho"/>
          <w:lang w:eastAsia="ja-JP"/>
        </w:rPr>
        <w:t>All the communication between SPEEDD components is done by means of posting events on the event bus (Apache Kafka) and listening/reading events as they’re posted by others</w:t>
      </w:r>
      <w:r w:rsidR="008B0BDA">
        <w:rPr>
          <w:rFonts w:eastAsia="MS Mincho"/>
          <w:lang w:eastAsia="ja-JP"/>
        </w:rPr>
        <w:t>.</w:t>
      </w:r>
    </w:p>
    <w:p w:rsidR="00B70815" w:rsidRDefault="00B11FDD" w:rsidP="00B11FDD">
      <w:pPr>
        <w:keepNext/>
        <w:rPr>
          <w:rFonts w:eastAsia="MS Mincho"/>
          <w:lang w:eastAsia="ja-JP"/>
        </w:rPr>
      </w:pPr>
      <w:r>
        <w:rPr>
          <w:rFonts w:eastAsia="MS Mincho"/>
          <w:lang w:eastAsia="ja-JP"/>
        </w:rPr>
        <w:t xml:space="preserve">All the events emitted by SPEEDD components have uniform structure, defined by the </w:t>
      </w:r>
      <w:proofErr w:type="spellStart"/>
      <w:r>
        <w:rPr>
          <w:rFonts w:eastAsia="MS Mincho"/>
          <w:lang w:eastAsia="ja-JP"/>
        </w:rPr>
        <w:t>org.speedd.data.Event</w:t>
      </w:r>
      <w:proofErr w:type="spellEnd"/>
      <w:r>
        <w:rPr>
          <w:rFonts w:eastAsia="MS Mincho"/>
          <w:lang w:eastAsia="ja-JP"/>
        </w:rPr>
        <w:t xml:space="preserve"> interface:</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proofErr w:type="gramStart"/>
      <w:r>
        <w:rPr>
          <w:rFonts w:ascii="Consolas" w:hAnsi="Consolas" w:cs="Consolas"/>
          <w:b/>
          <w:bCs/>
          <w:color w:val="7F0055"/>
          <w:sz w:val="20"/>
          <w:szCs w:val="20"/>
          <w:lang w:bidi="he-IL"/>
        </w:rPr>
        <w:t>public</w:t>
      </w:r>
      <w:proofErr w:type="gramEnd"/>
      <w:r>
        <w:rPr>
          <w:rFonts w:ascii="Consolas" w:hAnsi="Consolas" w:cs="Consolas"/>
          <w:color w:val="000000"/>
          <w:sz w:val="20"/>
          <w:szCs w:val="20"/>
          <w:lang w:bidi="he-IL"/>
        </w:rPr>
        <w:t xml:space="preserve"> </w:t>
      </w:r>
      <w:r>
        <w:rPr>
          <w:rFonts w:ascii="Consolas" w:hAnsi="Consolas" w:cs="Consolas"/>
          <w:b/>
          <w:bCs/>
          <w:color w:val="7F0055"/>
          <w:sz w:val="20"/>
          <w:szCs w:val="20"/>
          <w:lang w:bidi="he-IL"/>
        </w:rPr>
        <w:t>interface</w:t>
      </w:r>
      <w:r>
        <w:rPr>
          <w:rFonts w:ascii="Consolas" w:hAnsi="Consolas" w:cs="Consolas"/>
          <w:color w:val="000000"/>
          <w:sz w:val="20"/>
          <w:szCs w:val="20"/>
          <w:lang w:bidi="he-IL"/>
        </w:rPr>
        <w:t xml:space="preserve"> Event {</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proofErr w:type="gramStart"/>
      <w:r>
        <w:rPr>
          <w:rFonts w:ascii="Consolas" w:hAnsi="Consolas" w:cs="Consolas"/>
          <w:b/>
          <w:bCs/>
          <w:color w:val="7F0055"/>
          <w:sz w:val="20"/>
          <w:szCs w:val="20"/>
          <w:lang w:bidi="he-IL"/>
        </w:rPr>
        <w:t>public</w:t>
      </w:r>
      <w:proofErr w:type="gramEnd"/>
      <w:r>
        <w:rPr>
          <w:rFonts w:ascii="Consolas" w:hAnsi="Consolas" w:cs="Consolas"/>
          <w:color w:val="000000"/>
          <w:sz w:val="20"/>
          <w:szCs w:val="20"/>
          <w:lang w:bidi="he-IL"/>
        </w:rPr>
        <w:t xml:space="preserve"> String </w:t>
      </w:r>
      <w:proofErr w:type="spellStart"/>
      <w:r>
        <w:rPr>
          <w:rFonts w:ascii="Consolas" w:hAnsi="Consolas" w:cs="Consolas"/>
          <w:color w:val="000000"/>
          <w:sz w:val="20"/>
          <w:szCs w:val="20"/>
          <w:lang w:bidi="he-IL"/>
        </w:rPr>
        <w:t>getEventName</w:t>
      </w:r>
      <w:proofErr w:type="spellEnd"/>
      <w:r>
        <w:rPr>
          <w:rFonts w:ascii="Consolas" w:hAnsi="Consolas" w:cs="Consolas"/>
          <w:color w:val="000000"/>
          <w:sz w:val="20"/>
          <w:szCs w:val="20"/>
          <w:lang w:bidi="he-IL"/>
        </w:rPr>
        <w:t>();</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proofErr w:type="gramStart"/>
      <w:r>
        <w:rPr>
          <w:rFonts w:ascii="Consolas" w:hAnsi="Consolas" w:cs="Consolas"/>
          <w:b/>
          <w:bCs/>
          <w:color w:val="7F0055"/>
          <w:sz w:val="20"/>
          <w:szCs w:val="20"/>
          <w:lang w:bidi="he-IL"/>
        </w:rPr>
        <w:t>public</w:t>
      </w:r>
      <w:proofErr w:type="gramEnd"/>
      <w:r>
        <w:rPr>
          <w:rFonts w:ascii="Consolas" w:hAnsi="Consolas" w:cs="Consolas"/>
          <w:color w:val="000000"/>
          <w:sz w:val="20"/>
          <w:szCs w:val="20"/>
          <w:lang w:bidi="he-IL"/>
        </w:rPr>
        <w:t xml:space="preserve"> </w:t>
      </w:r>
      <w:r>
        <w:rPr>
          <w:rFonts w:ascii="Consolas" w:hAnsi="Consolas" w:cs="Consolas"/>
          <w:b/>
          <w:bCs/>
          <w:color w:val="7F0055"/>
          <w:sz w:val="20"/>
          <w:szCs w:val="20"/>
          <w:lang w:bidi="he-IL"/>
        </w:rPr>
        <w:t>long</w:t>
      </w:r>
      <w:r>
        <w:rPr>
          <w:rFonts w:ascii="Consolas" w:hAnsi="Consolas" w:cs="Consolas"/>
          <w:color w:val="000000"/>
          <w:sz w:val="20"/>
          <w:szCs w:val="20"/>
          <w:lang w:bidi="he-IL"/>
        </w:rPr>
        <w:t xml:space="preserve"> </w:t>
      </w:r>
      <w:proofErr w:type="spellStart"/>
      <w:r>
        <w:rPr>
          <w:rFonts w:ascii="Consolas" w:hAnsi="Consolas" w:cs="Consolas"/>
          <w:color w:val="000000"/>
          <w:sz w:val="20"/>
          <w:szCs w:val="20"/>
          <w:lang w:bidi="he-IL"/>
        </w:rPr>
        <w:t>getTimestamp</w:t>
      </w:r>
      <w:proofErr w:type="spellEnd"/>
      <w:r>
        <w:rPr>
          <w:rFonts w:ascii="Consolas" w:hAnsi="Consolas" w:cs="Consolas"/>
          <w:color w:val="000000"/>
          <w:sz w:val="20"/>
          <w:szCs w:val="20"/>
          <w:lang w:bidi="he-IL"/>
        </w:rPr>
        <w:t>();</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proofErr w:type="gramStart"/>
      <w:r>
        <w:rPr>
          <w:rFonts w:ascii="Consolas" w:hAnsi="Consolas" w:cs="Consolas"/>
          <w:b/>
          <w:bCs/>
          <w:color w:val="7F0055"/>
          <w:sz w:val="20"/>
          <w:szCs w:val="20"/>
          <w:lang w:bidi="he-IL"/>
        </w:rPr>
        <w:t>public</w:t>
      </w:r>
      <w:proofErr w:type="gramEnd"/>
      <w:r>
        <w:rPr>
          <w:rFonts w:ascii="Consolas" w:hAnsi="Consolas" w:cs="Consolas"/>
          <w:color w:val="000000"/>
          <w:sz w:val="20"/>
          <w:szCs w:val="20"/>
          <w:lang w:bidi="he-IL"/>
        </w:rPr>
        <w:t xml:space="preserve"> Map&lt;String, Object&gt; </w:t>
      </w:r>
      <w:proofErr w:type="spellStart"/>
      <w:r>
        <w:rPr>
          <w:rFonts w:ascii="Consolas" w:hAnsi="Consolas" w:cs="Consolas"/>
          <w:color w:val="000000"/>
          <w:sz w:val="20"/>
          <w:szCs w:val="20"/>
          <w:lang w:bidi="he-IL"/>
        </w:rPr>
        <w:t>getAttributes</w:t>
      </w:r>
      <w:proofErr w:type="spellEnd"/>
      <w:r>
        <w:rPr>
          <w:rFonts w:ascii="Consolas" w:hAnsi="Consolas" w:cs="Consolas"/>
          <w:color w:val="000000"/>
          <w:sz w:val="20"/>
          <w:szCs w:val="20"/>
          <w:lang w:bidi="he-IL"/>
        </w:rPr>
        <w:t>();</w:t>
      </w:r>
    </w:p>
    <w:p w:rsidR="00B11FDD" w:rsidRDefault="00457711" w:rsidP="00457711">
      <w:pPr>
        <w:keepNext/>
        <w:ind w:left="720"/>
        <w:rPr>
          <w:rFonts w:eastAsia="MS Mincho"/>
          <w:lang w:eastAsia="ja-JP"/>
        </w:rPr>
      </w:pPr>
      <w:r>
        <w:rPr>
          <w:rFonts w:ascii="Consolas" w:hAnsi="Consolas" w:cs="Consolas"/>
          <w:color w:val="000000"/>
          <w:sz w:val="20"/>
          <w:szCs w:val="20"/>
          <w:lang w:bidi="he-IL"/>
        </w:rPr>
        <w:t>}</w:t>
      </w:r>
    </w:p>
    <w:p w:rsidR="00465162" w:rsidRDefault="00457711" w:rsidP="00457711">
      <w:pPr>
        <w:rPr>
          <w:lang w:eastAsia="ja-JP"/>
        </w:rPr>
      </w:pPr>
      <w:r>
        <w:rPr>
          <w:lang w:eastAsia="ja-JP"/>
        </w:rPr>
        <w:t>Every event has an event name that identifies the type of the event in the system. For instance, “</w:t>
      </w:r>
      <w:proofErr w:type="spellStart"/>
      <w:r w:rsidRPr="00DE08B6">
        <w:rPr>
          <w:i/>
          <w:iCs/>
          <w:lang w:eastAsia="ja-JP"/>
        </w:rPr>
        <w:t>AggregatedSensorRead</w:t>
      </w:r>
      <w:proofErr w:type="spellEnd"/>
      <w:r>
        <w:rPr>
          <w:lang w:eastAsia="ja-JP"/>
        </w:rPr>
        <w:t>” is the value of the event name for aggregated sensor reading events for the traffic management use case.</w:t>
      </w:r>
    </w:p>
    <w:p w:rsidR="00A14BA0" w:rsidRDefault="00A14BA0" w:rsidP="00457711">
      <w:pPr>
        <w:rPr>
          <w:lang w:eastAsia="ja-JP"/>
        </w:rPr>
      </w:pPr>
      <w:r>
        <w:rPr>
          <w:lang w:eastAsia="ja-JP"/>
        </w:rPr>
        <w:t>Additionally, every event has a timestamp (number of milliseconds since January 1</w:t>
      </w:r>
      <w:r w:rsidRPr="00A14BA0">
        <w:rPr>
          <w:vertAlign w:val="superscript"/>
          <w:lang w:eastAsia="ja-JP"/>
        </w:rPr>
        <w:t>st</w:t>
      </w:r>
      <w:r>
        <w:rPr>
          <w:lang w:eastAsia="ja-JP"/>
        </w:rPr>
        <w:t>, 1970).</w:t>
      </w:r>
      <w:r w:rsidR="004213DF">
        <w:rPr>
          <w:lang w:eastAsia="ja-JP"/>
        </w:rPr>
        <w:t xml:space="preserve"> </w:t>
      </w:r>
    </w:p>
    <w:p w:rsidR="004213DF" w:rsidRDefault="004213DF" w:rsidP="00457711">
      <w:pPr>
        <w:rPr>
          <w:lang w:eastAsia="ja-JP"/>
        </w:rPr>
      </w:pPr>
      <w:r>
        <w:rPr>
          <w:lang w:eastAsia="ja-JP"/>
        </w:rPr>
        <w:t>Finally, every event object has a map of attributes, keyed by an attribute name (a string), where an attribute is an object, which allows supporting various attribute types.</w:t>
      </w:r>
    </w:p>
    <w:p w:rsidR="00CD11E2" w:rsidRDefault="00CD11E2" w:rsidP="00E21A2B">
      <w:pPr>
        <w:rPr>
          <w:lang w:eastAsia="ja-JP"/>
        </w:rPr>
      </w:pPr>
      <w:r>
        <w:rPr>
          <w:lang w:eastAsia="ja-JP"/>
        </w:rPr>
        <w:t xml:space="preserve">Events posted on the event bus are serialized using JSON text-based format. One exception is for the input (raw) events which are comma-separated values, as stated by the corresponded requirement documents. </w:t>
      </w:r>
      <w:r w:rsidR="00513163">
        <w:rPr>
          <w:lang w:eastAsia="ja-JP"/>
        </w:rPr>
        <w:t xml:space="preserve"> Below is an example of a serialized event representing an action, - </w:t>
      </w:r>
      <w:r w:rsidR="00513163" w:rsidRPr="00513163">
        <w:rPr>
          <w:i/>
          <w:iCs/>
          <w:lang w:eastAsia="ja-JP"/>
        </w:rPr>
        <w:t>“</w:t>
      </w:r>
      <w:proofErr w:type="spellStart"/>
      <w:r w:rsidR="00513163" w:rsidRPr="00513163">
        <w:rPr>
          <w:i/>
          <w:iCs/>
          <w:lang w:eastAsia="ja-JP"/>
        </w:rPr>
        <w:t>UpdateMeteringRateAction</w:t>
      </w:r>
      <w:proofErr w:type="spellEnd"/>
      <w:r w:rsidR="00513163" w:rsidRPr="00513163">
        <w:rPr>
          <w:i/>
          <w:iCs/>
          <w:lang w:eastAsia="ja-JP"/>
        </w:rPr>
        <w:t>”</w:t>
      </w:r>
      <w:r w:rsidR="00B24904">
        <w:rPr>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w:t>
      </w:r>
      <w:proofErr w:type="gramStart"/>
      <w:r w:rsidRPr="00513163">
        <w:rPr>
          <w:rFonts w:ascii="Courier New" w:hAnsi="Courier New" w:cs="Courier New"/>
          <w:sz w:val="20"/>
          <w:szCs w:val="20"/>
          <w:lang w:eastAsia="ja-JP"/>
        </w:rPr>
        <w:t>timestamp</w:t>
      </w:r>
      <w:proofErr w:type="gramEnd"/>
      <w:r w:rsidRPr="00513163">
        <w:rPr>
          <w:rFonts w:ascii="Courier New" w:hAnsi="Courier New" w:cs="Courier New"/>
          <w:sz w:val="20"/>
          <w:szCs w:val="20"/>
          <w:lang w:eastAsia="ja-JP"/>
        </w:rPr>
        <w:t xml:space="preserve">": </w:t>
      </w:r>
      <w:r w:rsidR="006B6D68" w:rsidRPr="006B6D68">
        <w:rPr>
          <w:rFonts w:ascii="Courier New" w:hAnsi="Courier New" w:cs="Courier New"/>
          <w:sz w:val="20"/>
          <w:szCs w:val="20"/>
          <w:lang w:eastAsia="ja-JP"/>
        </w:rPr>
        <w:t>1409901066030</w:t>
      </w:r>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"Name": "</w:t>
      </w:r>
      <w:proofErr w:type="spellStart"/>
      <w:r w:rsidRPr="00513163">
        <w:rPr>
          <w:rFonts w:ascii="Courier New" w:hAnsi="Courier New" w:cs="Courier New"/>
          <w:sz w:val="20"/>
          <w:szCs w:val="20"/>
          <w:lang w:eastAsia="ja-JP"/>
        </w:rPr>
        <w:t>UpdateMeteringRateAction</w:t>
      </w:r>
      <w:proofErr w:type="spellEnd"/>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w:t>
      </w:r>
      <w:proofErr w:type="gramStart"/>
      <w:r w:rsidRPr="00513163">
        <w:rPr>
          <w:rFonts w:ascii="Courier New" w:hAnsi="Courier New" w:cs="Courier New"/>
          <w:sz w:val="20"/>
          <w:szCs w:val="20"/>
          <w:lang w:eastAsia="ja-JP"/>
        </w:rPr>
        <w:t>attributes</w:t>
      </w:r>
      <w:proofErr w:type="gramEnd"/>
      <w:r w:rsidRPr="00513163">
        <w:rPr>
          <w:rFonts w:ascii="Courier New" w:hAnsi="Courier New" w:cs="Courier New"/>
          <w:sz w:val="20"/>
          <w:szCs w:val="20"/>
          <w:lang w:eastAsia="ja-JP"/>
        </w:rPr>
        <w:t>": {</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w:t>
      </w:r>
      <w:proofErr w:type="gramStart"/>
      <w:r w:rsidRPr="00513163">
        <w:rPr>
          <w:rFonts w:ascii="Courier New" w:hAnsi="Courier New" w:cs="Courier New"/>
          <w:sz w:val="20"/>
          <w:szCs w:val="20"/>
          <w:lang w:eastAsia="ja-JP"/>
        </w:rPr>
        <w:t>density</w:t>
      </w:r>
      <w:proofErr w:type="gramEnd"/>
      <w:r w:rsidRPr="00513163">
        <w:rPr>
          <w:rFonts w:ascii="Courier New" w:hAnsi="Courier New" w:cs="Courier New"/>
          <w:sz w:val="20"/>
          <w:szCs w:val="20"/>
          <w:lang w:eastAsia="ja-JP"/>
        </w:rPr>
        <w:t>": 1.7333333333333334,</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w:t>
      </w:r>
      <w:proofErr w:type="gramStart"/>
      <w:r w:rsidRPr="00513163">
        <w:rPr>
          <w:rFonts w:ascii="Courier New" w:hAnsi="Courier New" w:cs="Courier New"/>
          <w:sz w:val="20"/>
          <w:szCs w:val="20"/>
          <w:lang w:eastAsia="ja-JP"/>
        </w:rPr>
        <w:t>location</w:t>
      </w:r>
      <w:proofErr w:type="gramEnd"/>
      <w:r w:rsidRPr="00513163">
        <w:rPr>
          <w:rFonts w:ascii="Courier New" w:hAnsi="Courier New" w:cs="Courier New"/>
          <w:sz w:val="20"/>
          <w:szCs w:val="20"/>
          <w:lang w:eastAsia="ja-JP"/>
        </w:rPr>
        <w:t>": "0024a4dc00003354",</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w:t>
      </w:r>
      <w:proofErr w:type="gramStart"/>
      <w:r w:rsidRPr="00513163">
        <w:rPr>
          <w:rFonts w:ascii="Courier New" w:hAnsi="Courier New" w:cs="Courier New"/>
          <w:sz w:val="20"/>
          <w:szCs w:val="20"/>
          <w:lang w:eastAsia="ja-JP"/>
        </w:rPr>
        <w:t>lane</w:t>
      </w:r>
      <w:proofErr w:type="gramEnd"/>
      <w:r w:rsidRPr="00513163">
        <w:rPr>
          <w:rFonts w:ascii="Courier New" w:hAnsi="Courier New" w:cs="Courier New"/>
          <w:sz w:val="20"/>
          <w:szCs w:val="20"/>
          <w:lang w:eastAsia="ja-JP"/>
        </w:rPr>
        <w:t>": "fast",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w:t>
      </w:r>
      <w:proofErr w:type="spellStart"/>
      <w:proofErr w:type="gramStart"/>
      <w:r w:rsidRPr="00513163">
        <w:rPr>
          <w:rFonts w:ascii="Courier New" w:hAnsi="Courier New" w:cs="Courier New"/>
          <w:sz w:val="20"/>
          <w:szCs w:val="20"/>
          <w:lang w:eastAsia="ja-JP"/>
        </w:rPr>
        <w:t>newMeteringRate</w:t>
      </w:r>
      <w:proofErr w:type="spellEnd"/>
      <w:proofErr w:type="gramEnd"/>
      <w:r w:rsidRPr="00513163">
        <w:rPr>
          <w:rFonts w:ascii="Courier New" w:hAnsi="Courier New" w:cs="Courier New"/>
          <w:sz w:val="20"/>
          <w:szCs w:val="20"/>
          <w:lang w:eastAsia="ja-JP"/>
        </w:rPr>
        <w:t>": 2</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w:t>
      </w:r>
    </w:p>
    <w:p w:rsidR="00513163" w:rsidRDefault="00513163" w:rsidP="009F4C89">
      <w:pPr>
        <w:spacing w:line="240" w:lineRule="auto"/>
        <w:ind w:left="720"/>
        <w:rPr>
          <w:rFonts w:ascii="Courier New" w:hAnsi="Courier New" w:cs="Courier New"/>
          <w:sz w:val="20"/>
          <w:szCs w:val="20"/>
          <w:lang w:eastAsia="ja-JP"/>
        </w:rPr>
      </w:pPr>
      <w:r w:rsidRPr="00513163">
        <w:rPr>
          <w:rFonts w:ascii="Courier New" w:hAnsi="Courier New" w:cs="Courier New"/>
          <w:sz w:val="20"/>
          <w:szCs w:val="20"/>
          <w:lang w:eastAsia="ja-JP"/>
        </w:rPr>
        <w:t>}</w:t>
      </w:r>
    </w:p>
    <w:p w:rsidR="00020EB7" w:rsidRDefault="00277567" w:rsidP="001269F3">
      <w:pPr>
        <w:rPr>
          <w:lang w:eastAsia="ja-JP"/>
        </w:rPr>
      </w:pPr>
      <w:r>
        <w:rPr>
          <w:lang w:eastAsia="ja-JP"/>
        </w:rPr>
        <w:lastRenderedPageBreak/>
        <w:t xml:space="preserve">Components should use Kafka client API for posting and consuming events. </w:t>
      </w:r>
      <w:r w:rsidR="00390E17">
        <w:rPr>
          <w:lang w:eastAsia="ja-JP"/>
        </w:rPr>
        <w:t xml:space="preserve">The API is documented in </w:t>
      </w:r>
      <w:r w:rsidR="001269F3">
        <w:rPr>
          <w:lang w:eastAsia="ja-JP"/>
        </w:rPr>
        <w:t>the Kafka API documentation online</w:t>
      </w:r>
      <w:r w:rsidR="001269F3">
        <w:rPr>
          <w:rStyle w:val="FootnoteReference"/>
          <w:lang w:eastAsia="ja-JP"/>
        </w:rPr>
        <w:footnoteReference w:id="13"/>
      </w:r>
      <w:r w:rsidR="00D86786">
        <w:rPr>
          <w:lang w:eastAsia="ja-JP"/>
        </w:rPr>
        <w:t>.</w:t>
      </w:r>
      <w:r w:rsidR="001269F3">
        <w:rPr>
          <w:lang w:eastAsia="ja-JP"/>
        </w:rPr>
        <w:t xml:space="preserve"> </w:t>
      </w:r>
    </w:p>
    <w:p w:rsidR="003F781B" w:rsidRPr="00390E17" w:rsidRDefault="003F781B" w:rsidP="001269F3">
      <w:r>
        <w:rPr>
          <w:lang w:eastAsia="ja-JP"/>
        </w:rPr>
        <w:t xml:space="preserve">The Kafka topics that serve as different event topics for SPEEDD event bus are described in </w:t>
      </w:r>
      <w:r>
        <w:rPr>
          <w:lang w:eastAsia="ja-JP"/>
        </w:rPr>
        <w:fldChar w:fldCharType="begin"/>
      </w:r>
      <w:r>
        <w:rPr>
          <w:lang w:eastAsia="ja-JP"/>
        </w:rPr>
        <w:instrText xml:space="preserve"> REF _Ref400010233 \r \h </w:instrText>
      </w:r>
      <w:r>
        <w:rPr>
          <w:lang w:eastAsia="ja-JP"/>
        </w:rPr>
      </w:r>
      <w:r>
        <w:rPr>
          <w:lang w:eastAsia="ja-JP"/>
        </w:rPr>
        <w:fldChar w:fldCharType="separate"/>
      </w:r>
      <w:r w:rsidR="008A5D49">
        <w:rPr>
          <w:rFonts w:hint="cs"/>
          <w:cs/>
          <w:lang w:eastAsia="ja-JP"/>
        </w:rPr>
        <w:t>‎</w:t>
      </w:r>
      <w:r w:rsidR="008A5D49">
        <w:rPr>
          <w:lang w:eastAsia="ja-JP"/>
        </w:rPr>
        <w:t>2.4.1</w:t>
      </w:r>
      <w:r>
        <w:rPr>
          <w:lang w:eastAsia="ja-JP"/>
        </w:rPr>
        <w:fldChar w:fldCharType="end"/>
      </w:r>
      <w:r w:rsidR="008E7994">
        <w:rPr>
          <w:lang w:eastAsia="ja-JP"/>
        </w:rPr>
        <w:t xml:space="preserve">, in </w:t>
      </w:r>
      <w:r w:rsidR="008E7994">
        <w:rPr>
          <w:lang w:eastAsia="ja-JP"/>
        </w:rPr>
        <w:fldChar w:fldCharType="begin"/>
      </w:r>
      <w:r w:rsidR="008E7994">
        <w:rPr>
          <w:lang w:eastAsia="ja-JP"/>
        </w:rPr>
        <w:instrText xml:space="preserve"> REF _Ref399943477 \h </w:instrText>
      </w:r>
      <w:r w:rsidR="008E7994">
        <w:rPr>
          <w:lang w:eastAsia="ja-JP"/>
        </w:rPr>
      </w:r>
      <w:r w:rsidR="008E7994">
        <w:rPr>
          <w:lang w:eastAsia="ja-JP"/>
        </w:rPr>
        <w:fldChar w:fldCharType="separate"/>
      </w:r>
      <w:ins w:id="89" w:author="Alexander Kofman" w:date="2014-10-26T14:38:00Z">
        <w:r w:rsidR="008A5D49">
          <w:t xml:space="preserve">Table </w:t>
        </w:r>
        <w:r w:rsidR="008A5D49">
          <w:rPr>
            <w:rFonts w:hint="cs"/>
            <w:noProof/>
            <w:cs/>
          </w:rPr>
          <w:t>‎</w:t>
        </w:r>
        <w:r w:rsidR="008A5D49">
          <w:rPr>
            <w:noProof/>
          </w:rPr>
          <w:t>2</w:t>
        </w:r>
        <w:r w:rsidR="008A5D49">
          <w:t>.</w:t>
        </w:r>
        <w:r w:rsidR="008A5D49">
          <w:rPr>
            <w:noProof/>
          </w:rPr>
          <w:t>1</w:t>
        </w:r>
      </w:ins>
      <w:r w:rsidR="008E7994">
        <w:rPr>
          <w:lang w:eastAsia="ja-JP"/>
        </w:rPr>
        <w:fldChar w:fldCharType="end"/>
      </w:r>
      <w:r w:rsidR="008E7994">
        <w:rPr>
          <w:lang w:eastAsia="ja-JP"/>
        </w:rPr>
        <w:t>.</w:t>
      </w:r>
    </w:p>
    <w:p w:rsidR="00BC4AA8" w:rsidRDefault="00BC4AA8" w:rsidP="00692179">
      <w:pPr>
        <w:pStyle w:val="Heading2"/>
      </w:pPr>
      <w:bookmarkStart w:id="90" w:name="_Ref401064092"/>
      <w:bookmarkStart w:id="91" w:name="_Toc402095440"/>
      <w:r>
        <w:t>Deployment Architecture</w:t>
      </w:r>
      <w:bookmarkEnd w:id="90"/>
      <w:bookmarkEnd w:id="91"/>
    </w:p>
    <w:p w:rsidR="00BC4AA8" w:rsidRDefault="0094039C" w:rsidP="00D847F5">
      <w:pPr>
        <w:rPr>
          <w:lang w:eastAsia="ja-JP"/>
        </w:rPr>
      </w:pPr>
      <w:r>
        <w:rPr>
          <w:lang w:eastAsia="ja-JP"/>
        </w:rPr>
        <w:t xml:space="preserve">The diagram in </w:t>
      </w:r>
      <w:r>
        <w:rPr>
          <w:lang w:eastAsia="ja-JP"/>
        </w:rPr>
        <w:fldChar w:fldCharType="begin"/>
      </w:r>
      <w:r>
        <w:rPr>
          <w:lang w:eastAsia="ja-JP"/>
        </w:rPr>
        <w:instrText xml:space="preserve"> REF _Ref400877534 \h </w:instrText>
      </w:r>
      <w:r>
        <w:rPr>
          <w:lang w:eastAsia="ja-JP"/>
        </w:rPr>
      </w:r>
      <w:r>
        <w:rPr>
          <w:lang w:eastAsia="ja-JP"/>
        </w:rPr>
        <w:fldChar w:fldCharType="separate"/>
      </w:r>
      <w:ins w:id="92" w:author="Alexander Kofman" w:date="2014-10-26T14:38:00Z">
        <w:r w:rsidR="008A5D49">
          <w:t xml:space="preserve">Figure </w:t>
        </w:r>
        <w:r w:rsidR="008A5D49">
          <w:rPr>
            <w:rFonts w:hint="cs"/>
            <w:noProof/>
            <w:cs/>
          </w:rPr>
          <w:t>‎</w:t>
        </w:r>
        <w:r w:rsidR="008A5D49">
          <w:rPr>
            <w:noProof/>
          </w:rPr>
          <w:t>2</w:t>
        </w:r>
        <w:r w:rsidR="008A5D49">
          <w:t>.</w:t>
        </w:r>
        <w:r w:rsidR="008A5D49">
          <w:rPr>
            <w:noProof/>
          </w:rPr>
          <w:t>16</w:t>
        </w:r>
      </w:ins>
      <w:r>
        <w:rPr>
          <w:lang w:eastAsia="ja-JP"/>
        </w:rPr>
        <w:fldChar w:fldCharType="end"/>
      </w:r>
      <w:r>
        <w:rPr>
          <w:lang w:eastAsia="ja-JP"/>
        </w:rPr>
        <w:t xml:space="preserve"> shows the draft of SPEEDD runtime deployment architecture. The environment on the diagram corresponds to the performance testing setup for SPEEDD, where the goal is to generate input events at rates close or higher than the rates stated in the system requirements. Every box on the diagram represents a computing node (a physical or a virtual machine). Blue boxes represent SPEEDD runtime components. The red boxes correspond to the test agents that run on separate machines and generate input events.</w:t>
      </w:r>
      <w:r w:rsidR="00535A46">
        <w:rPr>
          <w:lang w:eastAsia="ja-JP"/>
        </w:rPr>
        <w:t xml:space="preserve"> The dashed box represents an optional decision making external (black-box) component mentioned in </w:t>
      </w:r>
      <w:r w:rsidR="00535A46">
        <w:rPr>
          <w:lang w:eastAsia="ja-JP"/>
        </w:rPr>
        <w:fldChar w:fldCharType="begin"/>
      </w:r>
      <w:r w:rsidR="00535A46">
        <w:rPr>
          <w:lang w:eastAsia="ja-JP"/>
        </w:rPr>
        <w:instrText xml:space="preserve"> REF _Ref400878005 \r \h </w:instrText>
      </w:r>
      <w:r w:rsidR="00535A46">
        <w:rPr>
          <w:lang w:eastAsia="ja-JP"/>
        </w:rPr>
      </w:r>
      <w:r w:rsidR="00535A46">
        <w:rPr>
          <w:lang w:eastAsia="ja-JP"/>
        </w:rPr>
        <w:fldChar w:fldCharType="separate"/>
      </w:r>
      <w:r w:rsidR="008A5D49">
        <w:rPr>
          <w:rFonts w:hint="cs"/>
          <w:cs/>
          <w:lang w:eastAsia="ja-JP"/>
        </w:rPr>
        <w:t>‎</w:t>
      </w:r>
      <w:r w:rsidR="008A5D49">
        <w:rPr>
          <w:lang w:eastAsia="ja-JP"/>
        </w:rPr>
        <w:t>2.4.5</w:t>
      </w:r>
      <w:r w:rsidR="00535A46">
        <w:rPr>
          <w:lang w:eastAsia="ja-JP"/>
        </w:rPr>
        <w:fldChar w:fldCharType="end"/>
      </w:r>
      <w:r w:rsidR="00535A46">
        <w:rPr>
          <w:lang w:eastAsia="ja-JP"/>
        </w:rPr>
        <w:t>.</w:t>
      </w:r>
      <w:r w:rsidR="00D847F5">
        <w:rPr>
          <w:lang w:eastAsia="ja-JP"/>
        </w:rPr>
        <w:t xml:space="preserve"> Kafka and storm clusters are built according to the deployment pattern common to these systems: multiple </w:t>
      </w:r>
      <w:proofErr w:type="spellStart"/>
      <w:proofErr w:type="gramStart"/>
      <w:r w:rsidR="00D847F5">
        <w:rPr>
          <w:lang w:eastAsia="ja-JP"/>
        </w:rPr>
        <w:t>kafka</w:t>
      </w:r>
      <w:proofErr w:type="spellEnd"/>
      <w:proofErr w:type="gramEnd"/>
      <w:r w:rsidR="00D847F5">
        <w:rPr>
          <w:lang w:eastAsia="ja-JP"/>
        </w:rPr>
        <w:t xml:space="preserve"> broker machines handle different topic partitions (see </w:t>
      </w:r>
      <w:r w:rsidR="00D847F5">
        <w:rPr>
          <w:lang w:eastAsia="ja-JP"/>
        </w:rPr>
        <w:fldChar w:fldCharType="begin"/>
      </w:r>
      <w:r w:rsidR="00D847F5">
        <w:rPr>
          <w:lang w:eastAsia="ja-JP"/>
        </w:rPr>
        <w:instrText xml:space="preserve"> REF _Ref400884520 \r \h </w:instrText>
      </w:r>
      <w:r w:rsidR="00D847F5">
        <w:rPr>
          <w:lang w:eastAsia="ja-JP"/>
        </w:rPr>
      </w:r>
      <w:r w:rsidR="00D847F5">
        <w:rPr>
          <w:lang w:eastAsia="ja-JP"/>
        </w:rPr>
        <w:fldChar w:fldCharType="separate"/>
      </w:r>
      <w:r w:rsidR="008A5D49">
        <w:rPr>
          <w:rFonts w:hint="cs"/>
          <w:cs/>
          <w:lang w:eastAsia="ja-JP"/>
        </w:rPr>
        <w:t>‎</w:t>
      </w:r>
      <w:r w:rsidR="008A5D49">
        <w:rPr>
          <w:lang w:eastAsia="ja-JP"/>
        </w:rPr>
        <w:t>2.4.1.1</w:t>
      </w:r>
      <w:r w:rsidR="00D847F5">
        <w:rPr>
          <w:lang w:eastAsia="ja-JP"/>
        </w:rPr>
        <w:fldChar w:fldCharType="end"/>
      </w:r>
      <w:r w:rsidR="00D847F5">
        <w:rPr>
          <w:lang w:eastAsia="ja-JP"/>
        </w:rPr>
        <w:t xml:space="preserve"> and </w:t>
      </w:r>
      <w:r w:rsidR="00D847F5">
        <w:rPr>
          <w:lang w:eastAsia="ja-JP"/>
        </w:rPr>
        <w:fldChar w:fldCharType="begin"/>
      </w:r>
      <w:r w:rsidR="00D847F5">
        <w:rPr>
          <w:lang w:eastAsia="ja-JP"/>
        </w:rPr>
        <w:instrText xml:space="preserve"> REF _Ref400884529 \r \h </w:instrText>
      </w:r>
      <w:r w:rsidR="00D847F5">
        <w:rPr>
          <w:lang w:eastAsia="ja-JP"/>
        </w:rPr>
      </w:r>
      <w:r w:rsidR="00D847F5">
        <w:rPr>
          <w:lang w:eastAsia="ja-JP"/>
        </w:rPr>
        <w:fldChar w:fldCharType="separate"/>
      </w:r>
      <w:r w:rsidR="008A5D49">
        <w:rPr>
          <w:rFonts w:hint="cs"/>
          <w:cs/>
          <w:lang w:eastAsia="ja-JP"/>
        </w:rPr>
        <w:t>‎</w:t>
      </w:r>
      <w:r w:rsidR="008A5D49">
        <w:rPr>
          <w:lang w:eastAsia="ja-JP"/>
        </w:rPr>
        <w:t>2.4.1.2</w:t>
      </w:r>
      <w:r w:rsidR="00D847F5">
        <w:rPr>
          <w:lang w:eastAsia="ja-JP"/>
        </w:rPr>
        <w:fldChar w:fldCharType="end"/>
      </w:r>
      <w:r w:rsidR="00D847F5">
        <w:rPr>
          <w:lang w:eastAsia="ja-JP"/>
        </w:rPr>
        <w:t xml:space="preserve"> for discussion on partitioning of events). Multiple storm supervisor instances run PROTON event processing agents in parallel (see </w:t>
      </w:r>
      <w:r w:rsidR="00D847F5">
        <w:rPr>
          <w:lang w:eastAsia="ja-JP"/>
        </w:rPr>
        <w:fldChar w:fldCharType="begin"/>
      </w:r>
      <w:r w:rsidR="00D847F5">
        <w:rPr>
          <w:lang w:eastAsia="ja-JP"/>
        </w:rPr>
        <w:instrText xml:space="preserve"> REF _Ref400884641 \r \h </w:instrText>
      </w:r>
      <w:r w:rsidR="00D847F5">
        <w:rPr>
          <w:lang w:eastAsia="ja-JP"/>
        </w:rPr>
      </w:r>
      <w:r w:rsidR="00D847F5">
        <w:rPr>
          <w:lang w:eastAsia="ja-JP"/>
        </w:rPr>
        <w:fldChar w:fldCharType="separate"/>
      </w:r>
      <w:r w:rsidR="008A5D49">
        <w:rPr>
          <w:rFonts w:hint="cs"/>
          <w:cs/>
          <w:lang w:eastAsia="ja-JP"/>
        </w:rPr>
        <w:t>‎</w:t>
      </w:r>
      <w:r w:rsidR="008A5D49">
        <w:rPr>
          <w:lang w:eastAsia="ja-JP"/>
        </w:rPr>
        <w:t>2.4.4</w:t>
      </w:r>
      <w:r w:rsidR="00D847F5">
        <w:rPr>
          <w:lang w:eastAsia="ja-JP"/>
        </w:rPr>
        <w:fldChar w:fldCharType="end"/>
      </w:r>
      <w:r w:rsidR="00D847F5">
        <w:rPr>
          <w:lang w:eastAsia="ja-JP"/>
        </w:rPr>
        <w:t>), sharing common nimbus instance for coordination.</w:t>
      </w:r>
      <w:r w:rsidR="00D62A37">
        <w:rPr>
          <w:lang w:eastAsia="ja-JP"/>
        </w:rPr>
        <w:t xml:space="preserve"> Both storm and </w:t>
      </w:r>
      <w:proofErr w:type="spellStart"/>
      <w:proofErr w:type="gramStart"/>
      <w:r w:rsidR="00D62A37">
        <w:rPr>
          <w:lang w:eastAsia="ja-JP"/>
        </w:rPr>
        <w:t>kafka</w:t>
      </w:r>
      <w:proofErr w:type="spellEnd"/>
      <w:proofErr w:type="gramEnd"/>
      <w:r w:rsidR="00D62A37">
        <w:rPr>
          <w:lang w:eastAsia="ja-JP"/>
        </w:rPr>
        <w:t xml:space="preserve"> clusters use the same zookeeper cluster for distributed coordination and state management.</w:t>
      </w:r>
    </w:p>
    <w:p w:rsidR="001D300F" w:rsidRDefault="001D300F" w:rsidP="001D300F">
      <w:pPr>
        <w:keepNext/>
      </w:pPr>
      <w:r>
        <w:rPr>
          <w:noProof/>
          <w:lang w:eastAsia="en-US" w:bidi="he-IL"/>
        </w:rPr>
        <w:drawing>
          <wp:inline distT="0" distB="0" distL="0" distR="0" wp14:anchorId="7A08E862" wp14:editId="42C7FB53">
            <wp:extent cx="5822315" cy="29324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2315" cy="2932430"/>
                    </a:xfrm>
                    <a:prstGeom prst="rect">
                      <a:avLst/>
                    </a:prstGeom>
                    <a:noFill/>
                  </pic:spPr>
                </pic:pic>
              </a:graphicData>
            </a:graphic>
          </wp:inline>
        </w:drawing>
      </w:r>
    </w:p>
    <w:p w:rsidR="001D300F" w:rsidRDefault="001D300F" w:rsidP="001D300F">
      <w:pPr>
        <w:pStyle w:val="Caption"/>
      </w:pPr>
      <w:bookmarkStart w:id="93" w:name="_Ref400877534"/>
      <w:bookmarkStart w:id="94" w:name="_Toc402095477"/>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16</w:t>
      </w:r>
      <w:r w:rsidR="003B4817">
        <w:fldChar w:fldCharType="end"/>
      </w:r>
      <w:bookmarkEnd w:id="93"/>
      <w:r>
        <w:t xml:space="preserve"> - Deployment Architecture</w:t>
      </w:r>
      <w:bookmarkEnd w:id="94"/>
    </w:p>
    <w:p w:rsidR="0086065E" w:rsidRDefault="002A4FCE" w:rsidP="007B2821">
      <w:r>
        <w:t xml:space="preserve">It is important to mention that for development, functional testing, and demonstration purposes the entire deployment of SPEEDD prototype </w:t>
      </w:r>
      <w:r w:rsidR="007B2821">
        <w:t>can</w:t>
      </w:r>
      <w:r w:rsidR="007B2821">
        <w:t xml:space="preserve"> </w:t>
      </w:r>
      <w:r>
        <w:t>run on a single machine (e.g. a developer’s laptop), or in a single virtual machine instance</w:t>
      </w:r>
      <w:r w:rsidR="00C14C82">
        <w:t>.</w:t>
      </w:r>
    </w:p>
    <w:p w:rsidR="00E93AD1" w:rsidRPr="00E93AD1" w:rsidRDefault="00E93AD1" w:rsidP="00692179">
      <w:pPr>
        <w:pStyle w:val="Heading2"/>
      </w:pPr>
      <w:bookmarkStart w:id="95" w:name="_Ref402083145"/>
      <w:bookmarkStart w:id="96" w:name="_Toc402095441"/>
      <w:r w:rsidRPr="00E93AD1">
        <w:lastRenderedPageBreak/>
        <w:t>Non-Functional Aspects</w:t>
      </w:r>
      <w:bookmarkEnd w:id="95"/>
      <w:bookmarkEnd w:id="96"/>
    </w:p>
    <w:p w:rsidR="00E93AD1" w:rsidRPr="00E93AD1" w:rsidRDefault="00E93AD1" w:rsidP="007A4913">
      <w:pPr>
        <w:pStyle w:val="Heading3"/>
        <w:rPr>
          <w:lang w:eastAsia="ja-JP"/>
        </w:rPr>
      </w:pPr>
      <w:bookmarkStart w:id="97" w:name="_Toc402095442"/>
      <w:r w:rsidRPr="00E93AD1">
        <w:rPr>
          <w:lang w:eastAsia="ja-JP"/>
        </w:rPr>
        <w:t>Scalability</w:t>
      </w:r>
      <w:bookmarkEnd w:id="97"/>
    </w:p>
    <w:p w:rsidR="00E93AD1" w:rsidRDefault="00035FCB" w:rsidP="00EE2B02">
      <w:pPr>
        <w:rPr>
          <w:rFonts w:eastAsia="MS Mincho"/>
          <w:lang w:eastAsia="ja-JP"/>
        </w:rPr>
      </w:pPr>
      <w:r>
        <w:rPr>
          <w:rFonts w:eastAsia="MS Mincho"/>
          <w:lang w:eastAsia="ja-JP"/>
        </w:rPr>
        <w:t>The proposed architecture is horizontally scalable</w:t>
      </w:r>
      <w:r w:rsidR="00EE2B02">
        <w:rPr>
          <w:rFonts w:eastAsia="MS Mincho"/>
          <w:lang w:eastAsia="ja-JP"/>
        </w:rPr>
        <w:t xml:space="preserve"> to provide required throughput with limited latency.</w:t>
      </w:r>
      <w:r>
        <w:rPr>
          <w:rFonts w:eastAsia="MS Mincho"/>
          <w:lang w:eastAsia="ja-JP"/>
        </w:rPr>
        <w:t xml:space="preserve"> The event bus is based on Apache Kafka messaging infrastructure, which provides horizontal scalability via topic partitioning where every partition can be managed by a separate node. The partitioning strategy that should enable efficient scaling out is discussed in </w:t>
      </w:r>
      <w:r>
        <w:rPr>
          <w:rFonts w:eastAsia="MS Mincho"/>
          <w:lang w:eastAsia="ja-JP"/>
        </w:rPr>
        <w:fldChar w:fldCharType="begin"/>
      </w:r>
      <w:r>
        <w:rPr>
          <w:rFonts w:eastAsia="MS Mincho"/>
          <w:lang w:eastAsia="ja-JP"/>
        </w:rPr>
        <w:instrText xml:space="preserve"> REF _Ref400884520 \r \h </w:instrText>
      </w:r>
      <w:r>
        <w:rPr>
          <w:rFonts w:eastAsia="MS Mincho"/>
          <w:lang w:eastAsia="ja-JP"/>
        </w:rPr>
      </w:r>
      <w:r>
        <w:rPr>
          <w:rFonts w:eastAsia="MS Mincho"/>
          <w:lang w:eastAsia="ja-JP"/>
        </w:rPr>
        <w:fldChar w:fldCharType="separate"/>
      </w:r>
      <w:r w:rsidR="008A5D49">
        <w:rPr>
          <w:rFonts w:eastAsia="MS Mincho" w:hint="cs"/>
          <w:cs/>
          <w:lang w:eastAsia="ja-JP"/>
        </w:rPr>
        <w:t>‎</w:t>
      </w:r>
      <w:r w:rsidR="008A5D49">
        <w:rPr>
          <w:rFonts w:eastAsia="MS Mincho"/>
          <w:lang w:eastAsia="ja-JP"/>
        </w:rPr>
        <w:t>2.4.1.1</w:t>
      </w:r>
      <w:r>
        <w:rPr>
          <w:rFonts w:eastAsia="MS Mincho"/>
          <w:lang w:eastAsia="ja-JP"/>
        </w:rPr>
        <w:fldChar w:fldCharType="end"/>
      </w:r>
      <w:r>
        <w:rPr>
          <w:rFonts w:eastAsia="MS Mincho"/>
          <w:lang w:eastAsia="ja-JP"/>
        </w:rPr>
        <w:t xml:space="preserve"> and </w:t>
      </w:r>
      <w:r>
        <w:rPr>
          <w:rFonts w:eastAsia="MS Mincho"/>
          <w:lang w:eastAsia="ja-JP"/>
        </w:rPr>
        <w:fldChar w:fldCharType="begin"/>
      </w:r>
      <w:r>
        <w:rPr>
          <w:rFonts w:eastAsia="MS Mincho"/>
          <w:lang w:eastAsia="ja-JP"/>
        </w:rPr>
        <w:instrText xml:space="preserve"> REF _Ref400884529 \r \h </w:instrText>
      </w:r>
      <w:r>
        <w:rPr>
          <w:rFonts w:eastAsia="MS Mincho"/>
          <w:lang w:eastAsia="ja-JP"/>
        </w:rPr>
      </w:r>
      <w:r>
        <w:rPr>
          <w:rFonts w:eastAsia="MS Mincho"/>
          <w:lang w:eastAsia="ja-JP"/>
        </w:rPr>
        <w:fldChar w:fldCharType="separate"/>
      </w:r>
      <w:r w:rsidR="008A5D49">
        <w:rPr>
          <w:rFonts w:eastAsia="MS Mincho" w:hint="cs"/>
          <w:cs/>
          <w:lang w:eastAsia="ja-JP"/>
        </w:rPr>
        <w:t>‎</w:t>
      </w:r>
      <w:r w:rsidR="008A5D49">
        <w:rPr>
          <w:rFonts w:eastAsia="MS Mincho"/>
          <w:lang w:eastAsia="ja-JP"/>
        </w:rPr>
        <w:t>2.4.1.2</w:t>
      </w:r>
      <w:r>
        <w:rPr>
          <w:rFonts w:eastAsia="MS Mincho"/>
          <w:lang w:eastAsia="ja-JP"/>
        </w:rPr>
        <w:fldChar w:fldCharType="end"/>
      </w:r>
      <w:r>
        <w:rPr>
          <w:rFonts w:eastAsia="MS Mincho"/>
          <w:lang w:eastAsia="ja-JP"/>
        </w:rPr>
        <w:t>.</w:t>
      </w:r>
    </w:p>
    <w:p w:rsidR="00E67501" w:rsidRDefault="00E67501" w:rsidP="00E93AD1">
      <w:pPr>
        <w:rPr>
          <w:rFonts w:eastAsia="MS Mincho"/>
          <w:lang w:eastAsia="ja-JP"/>
        </w:rPr>
      </w:pPr>
      <w:r>
        <w:rPr>
          <w:rFonts w:eastAsia="MS Mincho"/>
          <w:lang w:eastAsia="ja-JP"/>
        </w:rPr>
        <w:t xml:space="preserve">The stream processing infrastructure is based on Apache Storm which is also scalable as all the processing units (bolts and spouts) can be distributed over </w:t>
      </w:r>
      <w:r w:rsidR="00435F71">
        <w:rPr>
          <w:rFonts w:eastAsia="MS Mincho"/>
          <w:lang w:eastAsia="ja-JP"/>
        </w:rPr>
        <w:t xml:space="preserve">a </w:t>
      </w:r>
      <w:r>
        <w:rPr>
          <w:rFonts w:eastAsia="MS Mincho"/>
          <w:lang w:eastAsia="ja-JP"/>
        </w:rPr>
        <w:t>large cluster of machines.</w:t>
      </w:r>
    </w:p>
    <w:p w:rsidR="00E93AD1" w:rsidRPr="00E93AD1" w:rsidRDefault="00E93AD1" w:rsidP="007A4913">
      <w:pPr>
        <w:pStyle w:val="Heading3"/>
        <w:rPr>
          <w:lang w:eastAsia="ja-JP"/>
        </w:rPr>
      </w:pPr>
      <w:bookmarkStart w:id="98" w:name="_Ref402081642"/>
      <w:bookmarkStart w:id="99" w:name="_Toc402095443"/>
      <w:r w:rsidRPr="00E93AD1">
        <w:rPr>
          <w:lang w:eastAsia="ja-JP"/>
        </w:rPr>
        <w:t>Fault Tolerance</w:t>
      </w:r>
      <w:bookmarkEnd w:id="98"/>
      <w:bookmarkEnd w:id="99"/>
    </w:p>
    <w:p w:rsidR="00E93AD1" w:rsidRDefault="00DF4007" w:rsidP="00E93AD1">
      <w:pPr>
        <w:rPr>
          <w:rFonts w:eastAsia="MS Mincho"/>
          <w:lang w:eastAsia="ja-JP"/>
        </w:rPr>
      </w:pPr>
      <w:r>
        <w:rPr>
          <w:rFonts w:eastAsia="MS Mincho"/>
          <w:lang w:eastAsia="ja-JP"/>
        </w:rPr>
        <w:t>Although the goal of the project is building a prototype and not an operational product, it should be robust enough to allow exploring and testing research ideas and algorithms implemented in the prototype.</w:t>
      </w:r>
      <w:r w:rsidR="0010620B">
        <w:rPr>
          <w:rFonts w:eastAsia="MS Mincho"/>
          <w:lang w:eastAsia="ja-JP"/>
        </w:rPr>
        <w:t xml:space="preserve"> As the planned testing should involve replaying large amounts of historic events at rates close to reality, even errors and failures with low probability can become fairly common.</w:t>
      </w:r>
      <w:r w:rsidR="00FC1B31">
        <w:rPr>
          <w:rFonts w:eastAsia="MS Mincho"/>
          <w:lang w:eastAsia="ja-JP"/>
        </w:rPr>
        <w:t xml:space="preserve"> Thus our goal is to provide certain level of fault tolerance in the SPEEDD runtime to the level that would allow consistent and continuous running and testing.</w:t>
      </w:r>
    </w:p>
    <w:p w:rsidR="00132B44" w:rsidRPr="00E93AD1" w:rsidRDefault="008036B5" w:rsidP="003000BD">
      <w:pPr>
        <w:rPr>
          <w:rFonts w:eastAsia="MS Mincho"/>
          <w:lang w:eastAsia="ja-JP"/>
        </w:rPr>
      </w:pPr>
      <w:r>
        <w:rPr>
          <w:rFonts w:eastAsia="MS Mincho"/>
          <w:lang w:eastAsia="ja-JP"/>
        </w:rPr>
        <w:t xml:space="preserve">Similar to as we do for scalability, to provide the required level of fault tolerance, we leverage the </w:t>
      </w:r>
      <w:r w:rsidR="002611A7">
        <w:rPr>
          <w:rFonts w:eastAsia="MS Mincho"/>
          <w:lang w:eastAsia="ja-JP"/>
        </w:rPr>
        <w:t xml:space="preserve">capabilities built into the middleware infrastructure SPEEDD is built upon. </w:t>
      </w:r>
      <w:r w:rsidR="00C55543">
        <w:rPr>
          <w:rFonts w:eastAsia="MS Mincho"/>
          <w:lang w:eastAsia="ja-JP"/>
        </w:rPr>
        <w:t xml:space="preserve">Every partition in Kafka messaging infrastructure can be configured to have one or more replica, thus allowing </w:t>
      </w:r>
      <w:r w:rsidR="00BD13ED">
        <w:rPr>
          <w:rFonts w:eastAsia="MS Mincho"/>
          <w:lang w:eastAsia="ja-JP"/>
        </w:rPr>
        <w:t>standing</w:t>
      </w:r>
      <w:r w:rsidR="00C55543">
        <w:rPr>
          <w:rFonts w:eastAsia="MS Mincho"/>
          <w:lang w:eastAsia="ja-JP"/>
        </w:rPr>
        <w:t xml:space="preserve"> failure of K-1 broker servers when K is the n</w:t>
      </w:r>
      <w:r w:rsidR="00150B33">
        <w:rPr>
          <w:rFonts w:eastAsia="MS Mincho"/>
          <w:lang w:eastAsia="ja-JP"/>
        </w:rPr>
        <w:t>umber of replicas for a partition.</w:t>
      </w:r>
      <w:r w:rsidR="007B5AE2">
        <w:rPr>
          <w:rFonts w:eastAsia="MS Mincho"/>
          <w:lang w:eastAsia="ja-JP"/>
        </w:rPr>
        <w:t xml:space="preserve"> In Storm, </w:t>
      </w:r>
      <w:r w:rsidR="005839B6">
        <w:rPr>
          <w:rFonts w:eastAsia="MS Mincho"/>
          <w:lang w:eastAsia="ja-JP"/>
        </w:rPr>
        <w:t>when workers die, they are automatically restarted. Workers can be restarted on a different node in case when their hosting node dies.</w:t>
      </w:r>
      <w:r w:rsidR="00CD4CAB">
        <w:rPr>
          <w:rStyle w:val="FootnoteReference"/>
          <w:rFonts w:eastAsia="MS Mincho"/>
          <w:lang w:eastAsia="ja-JP"/>
        </w:rPr>
        <w:footnoteReference w:id="14"/>
      </w:r>
    </w:p>
    <w:p w:rsidR="00E93AD1" w:rsidRPr="00E93AD1" w:rsidRDefault="00E93AD1" w:rsidP="007A4913">
      <w:pPr>
        <w:pStyle w:val="Heading3"/>
        <w:rPr>
          <w:lang w:eastAsia="ja-JP"/>
        </w:rPr>
      </w:pPr>
      <w:bookmarkStart w:id="100" w:name="_Ref401063925"/>
      <w:bookmarkStart w:id="101" w:name="_Toc402095444"/>
      <w:r w:rsidRPr="00E93AD1">
        <w:rPr>
          <w:lang w:eastAsia="ja-JP"/>
        </w:rPr>
        <w:t>Testability</w:t>
      </w:r>
      <w:bookmarkEnd w:id="100"/>
      <w:bookmarkEnd w:id="101"/>
    </w:p>
    <w:p w:rsidR="00D519D7" w:rsidRDefault="007B5DAD" w:rsidP="001A470A">
      <w:pPr>
        <w:rPr>
          <w:rFonts w:eastAsia="MS Mincho"/>
          <w:lang w:eastAsia="ja-JP"/>
        </w:rPr>
      </w:pPr>
      <w:r>
        <w:rPr>
          <w:rFonts w:eastAsia="MS Mincho"/>
          <w:lang w:eastAsia="ja-JP"/>
        </w:rPr>
        <w:t xml:space="preserve">Testability is an important aspect of every system, and SPEEDD is not an exception. We aim at providing testability on multiple granularity levels. We leverage </w:t>
      </w:r>
      <w:r w:rsidR="00B475EC">
        <w:rPr>
          <w:rFonts w:eastAsia="MS Mincho"/>
          <w:lang w:eastAsia="ja-JP"/>
        </w:rPr>
        <w:t xml:space="preserve">various </w:t>
      </w:r>
      <w:r>
        <w:rPr>
          <w:rFonts w:eastAsia="MS Mincho"/>
          <w:lang w:eastAsia="ja-JP"/>
        </w:rPr>
        <w:t>unit testing frameworks (e.g. Junit</w:t>
      </w:r>
      <w:r w:rsidR="004C0A27">
        <w:rPr>
          <w:rStyle w:val="FootnoteReference"/>
          <w:rFonts w:eastAsia="MS Mincho"/>
          <w:lang w:eastAsia="ja-JP"/>
        </w:rPr>
        <w:footnoteReference w:id="15"/>
      </w:r>
      <w:r>
        <w:rPr>
          <w:rFonts w:eastAsia="MS Mincho"/>
          <w:lang w:eastAsia="ja-JP"/>
        </w:rPr>
        <w:t xml:space="preserve">, </w:t>
      </w:r>
      <w:proofErr w:type="spellStart"/>
      <w:r>
        <w:rPr>
          <w:rFonts w:eastAsia="MS Mincho"/>
          <w:lang w:eastAsia="ja-JP"/>
        </w:rPr>
        <w:t>Mockito</w:t>
      </w:r>
      <w:proofErr w:type="spellEnd"/>
      <w:r w:rsidR="00A44BFF">
        <w:rPr>
          <w:rStyle w:val="FootnoteReference"/>
          <w:rFonts w:eastAsia="MS Mincho"/>
          <w:lang w:eastAsia="ja-JP"/>
        </w:rPr>
        <w:footnoteReference w:id="16"/>
      </w:r>
      <w:r>
        <w:rPr>
          <w:rFonts w:eastAsia="MS Mincho"/>
          <w:lang w:eastAsia="ja-JP"/>
        </w:rPr>
        <w:t>) to implement</w:t>
      </w:r>
      <w:r w:rsidR="00D519D7">
        <w:rPr>
          <w:rFonts w:eastAsia="MS Mincho"/>
          <w:lang w:eastAsia="ja-JP"/>
        </w:rPr>
        <w:t xml:space="preserve"> unit tests for every component, e.g. a </w:t>
      </w:r>
      <w:r w:rsidR="00D04172">
        <w:rPr>
          <w:rFonts w:eastAsia="MS Mincho"/>
          <w:lang w:eastAsia="ja-JP"/>
        </w:rPr>
        <w:t>class implementing a storm bolt</w:t>
      </w:r>
      <w:r w:rsidR="00F54504">
        <w:rPr>
          <w:rFonts w:eastAsia="MS Mincho"/>
          <w:lang w:eastAsia="ja-JP"/>
        </w:rPr>
        <w:t xml:space="preserve">, </w:t>
      </w:r>
      <w:r w:rsidR="002A6E45">
        <w:rPr>
          <w:rFonts w:eastAsia="MS Mincho"/>
          <w:lang w:eastAsia="ja-JP"/>
        </w:rPr>
        <w:t>or</w:t>
      </w:r>
      <w:r w:rsidR="00F54504">
        <w:rPr>
          <w:rFonts w:eastAsia="MS Mincho"/>
          <w:lang w:eastAsia="ja-JP"/>
        </w:rPr>
        <w:t xml:space="preserve"> </w:t>
      </w:r>
      <w:r w:rsidR="00E774A4">
        <w:rPr>
          <w:rFonts w:eastAsia="MS Mincho"/>
          <w:lang w:eastAsia="ja-JP"/>
        </w:rPr>
        <w:t>a message</w:t>
      </w:r>
      <w:r w:rsidR="00F54504">
        <w:rPr>
          <w:rFonts w:eastAsia="MS Mincho"/>
          <w:lang w:eastAsia="ja-JP"/>
        </w:rPr>
        <w:t xml:space="preserve"> serialization.</w:t>
      </w:r>
    </w:p>
    <w:p w:rsidR="00D519D7" w:rsidRDefault="00D519D7" w:rsidP="00286452">
      <w:pPr>
        <w:rPr>
          <w:rFonts w:eastAsia="MS Mincho"/>
          <w:lang w:eastAsia="ja-JP"/>
        </w:rPr>
      </w:pPr>
      <w:r>
        <w:rPr>
          <w:rFonts w:eastAsia="MS Mincho"/>
          <w:lang w:eastAsia="ja-JP"/>
        </w:rPr>
        <w:t>F</w:t>
      </w:r>
      <w:r w:rsidR="006B55B3">
        <w:rPr>
          <w:rFonts w:eastAsia="MS Mincho"/>
          <w:lang w:eastAsia="ja-JP"/>
        </w:rPr>
        <w:t xml:space="preserve">or component-level testing we run storm and </w:t>
      </w:r>
      <w:proofErr w:type="spellStart"/>
      <w:proofErr w:type="gramStart"/>
      <w:r w:rsidR="006B55B3">
        <w:rPr>
          <w:rFonts w:eastAsia="MS Mincho"/>
          <w:lang w:eastAsia="ja-JP"/>
        </w:rPr>
        <w:t>kafka</w:t>
      </w:r>
      <w:proofErr w:type="spellEnd"/>
      <w:proofErr w:type="gramEnd"/>
      <w:r w:rsidR="006B55B3">
        <w:rPr>
          <w:rFonts w:eastAsia="MS Mincho"/>
          <w:lang w:eastAsia="ja-JP"/>
        </w:rPr>
        <w:t xml:space="preserve"> in embedded mode, i.e. in the same JVM that the unit test runs. This allows running a component (e.g. CEP topology) in its runtime environment, and verifying that the component’s behavior </w:t>
      </w:r>
      <w:r w:rsidR="00286452">
        <w:rPr>
          <w:rFonts w:eastAsia="MS Mincho"/>
          <w:lang w:eastAsia="ja-JP"/>
        </w:rPr>
        <w:t>complies with the designed API</w:t>
      </w:r>
      <w:r w:rsidR="006B55B3">
        <w:rPr>
          <w:rFonts w:eastAsia="MS Mincho"/>
          <w:lang w:eastAsia="ja-JP"/>
        </w:rPr>
        <w:t>.</w:t>
      </w:r>
    </w:p>
    <w:p w:rsidR="002E0B96" w:rsidRDefault="00713A7C" w:rsidP="002E0B96">
      <w:pPr>
        <w:rPr>
          <w:rFonts w:eastAsia="MS Mincho"/>
          <w:lang w:eastAsia="ja-JP"/>
        </w:rPr>
      </w:pPr>
      <w:r>
        <w:rPr>
          <w:rFonts w:eastAsia="MS Mincho"/>
          <w:lang w:eastAsia="ja-JP"/>
        </w:rPr>
        <w:t>Event-driven architecture facilitates testing and debu</w:t>
      </w:r>
      <w:r w:rsidR="003B1275">
        <w:rPr>
          <w:rFonts w:eastAsia="MS Mincho"/>
          <w:lang w:eastAsia="ja-JP"/>
        </w:rPr>
        <w:t>gging by easily adding/replacing event producers and consumers for generating test input or verifying output events.</w:t>
      </w:r>
      <w:r w:rsidR="002E0B96">
        <w:rPr>
          <w:rFonts w:eastAsia="MS Mincho"/>
          <w:lang w:eastAsia="ja-JP"/>
        </w:rPr>
        <w:t xml:space="preserve"> This provides a convenient platform for integration test automation.</w:t>
      </w:r>
    </w:p>
    <w:p w:rsidR="002E0B96" w:rsidRDefault="002E0B96" w:rsidP="002E0B96">
      <w:pPr>
        <w:rPr>
          <w:rFonts w:eastAsia="MS Mincho"/>
          <w:lang w:eastAsia="ja-JP"/>
        </w:rPr>
      </w:pPr>
      <w:r>
        <w:rPr>
          <w:rFonts w:eastAsia="MS Mincho"/>
          <w:lang w:eastAsia="ja-JP"/>
        </w:rPr>
        <w:lastRenderedPageBreak/>
        <w:t>Finally, all the tests can be run automatically as part of the automatic build process. We are using Maven build automation framework to build SPEEDD software.</w:t>
      </w:r>
      <w:r w:rsidR="005C595B">
        <w:rPr>
          <w:rStyle w:val="FootnoteReference"/>
          <w:rFonts w:eastAsia="MS Mincho"/>
          <w:lang w:eastAsia="ja-JP"/>
        </w:rPr>
        <w:footnoteReference w:id="17"/>
      </w:r>
    </w:p>
    <w:p w:rsidR="00847298" w:rsidRDefault="00847298">
      <w:pPr>
        <w:rPr>
          <w:rFonts w:asciiTheme="majorHAnsi" w:eastAsiaTheme="majorEastAsia" w:hAnsiTheme="majorHAnsi" w:cstheme="majorBidi"/>
          <w:b/>
          <w:bCs/>
          <w:color w:val="365F91" w:themeColor="accent1" w:themeShade="BF"/>
          <w:sz w:val="48"/>
          <w:szCs w:val="28"/>
          <w:lang w:eastAsia="ja-JP"/>
        </w:rPr>
      </w:pPr>
      <w:r>
        <w:rPr>
          <w:lang w:eastAsia="ja-JP"/>
        </w:rPr>
        <w:br w:type="page"/>
      </w:r>
    </w:p>
    <w:p w:rsidR="00001CB6" w:rsidRDefault="00001CB6" w:rsidP="00001CB6">
      <w:pPr>
        <w:pStyle w:val="Heading1"/>
        <w:rPr>
          <w:lang w:eastAsia="ja-JP"/>
        </w:rPr>
      </w:pPr>
      <w:bookmarkStart w:id="102" w:name="_Toc402095445"/>
      <w:r>
        <w:rPr>
          <w:lang w:eastAsia="ja-JP"/>
        </w:rPr>
        <w:lastRenderedPageBreak/>
        <w:t>Test Plan</w:t>
      </w:r>
      <w:bookmarkEnd w:id="102"/>
    </w:p>
    <w:p w:rsidR="009B7253" w:rsidRDefault="009B7253" w:rsidP="00014BA7">
      <w:pPr>
        <w:rPr>
          <w:rFonts w:eastAsia="MS Mincho"/>
          <w:lang w:eastAsia="ja-JP"/>
        </w:rPr>
      </w:pPr>
      <w:r>
        <w:rPr>
          <w:rFonts w:eastAsia="MS Mincho"/>
          <w:lang w:eastAsia="ja-JP"/>
        </w:rPr>
        <w:t xml:space="preserve">The test plan for SPEEDD prototype contains the following </w:t>
      </w:r>
      <w:r w:rsidR="00014BA7">
        <w:rPr>
          <w:rFonts w:eastAsia="MS Mincho"/>
          <w:lang w:eastAsia="ja-JP"/>
        </w:rPr>
        <w:t>three</w:t>
      </w:r>
      <w:r>
        <w:rPr>
          <w:rFonts w:eastAsia="MS Mincho"/>
          <w:lang w:eastAsia="ja-JP"/>
        </w:rPr>
        <w:t xml:space="preserve"> types of test cases:</w:t>
      </w:r>
    </w:p>
    <w:p w:rsidR="009B7253" w:rsidRPr="001961FB" w:rsidRDefault="009B7253" w:rsidP="001961FB">
      <w:pPr>
        <w:pStyle w:val="ListParagraph"/>
        <w:numPr>
          <w:ilvl w:val="0"/>
          <w:numId w:val="28"/>
        </w:numPr>
        <w:rPr>
          <w:rFonts w:eastAsia="MS Mincho"/>
          <w:lang w:eastAsia="ja-JP"/>
        </w:rPr>
      </w:pPr>
      <w:r w:rsidRPr="001961FB">
        <w:rPr>
          <w:rFonts w:eastAsia="MS Mincho"/>
          <w:lang w:eastAsia="ja-JP"/>
        </w:rPr>
        <w:t>Unit</w:t>
      </w:r>
    </w:p>
    <w:p w:rsidR="00014BA7" w:rsidRPr="001961FB" w:rsidRDefault="00014BA7" w:rsidP="001961FB">
      <w:pPr>
        <w:pStyle w:val="ListParagraph"/>
        <w:numPr>
          <w:ilvl w:val="0"/>
          <w:numId w:val="28"/>
        </w:numPr>
        <w:rPr>
          <w:rFonts w:eastAsia="MS Mincho"/>
          <w:lang w:eastAsia="ja-JP"/>
        </w:rPr>
      </w:pPr>
      <w:r w:rsidRPr="001961FB">
        <w:rPr>
          <w:rFonts w:eastAsia="MS Mincho"/>
          <w:lang w:eastAsia="ja-JP"/>
        </w:rPr>
        <w:t>Functional</w:t>
      </w:r>
    </w:p>
    <w:p w:rsidR="00014BA7" w:rsidRDefault="00014BA7" w:rsidP="001961FB">
      <w:pPr>
        <w:pStyle w:val="ListParagraph"/>
        <w:numPr>
          <w:ilvl w:val="0"/>
          <w:numId w:val="28"/>
        </w:numPr>
        <w:rPr>
          <w:rFonts w:eastAsia="MS Mincho"/>
          <w:lang w:eastAsia="ja-JP"/>
        </w:rPr>
      </w:pPr>
      <w:r w:rsidRPr="001961FB">
        <w:rPr>
          <w:rFonts w:eastAsia="MS Mincho"/>
          <w:lang w:eastAsia="ja-JP"/>
        </w:rPr>
        <w:t>Performance</w:t>
      </w:r>
    </w:p>
    <w:p w:rsidR="00580108" w:rsidRDefault="00580108" w:rsidP="001C55C3">
      <w:pPr>
        <w:rPr>
          <w:rFonts w:eastAsia="MS Mincho"/>
          <w:lang w:eastAsia="ja-JP"/>
        </w:rPr>
      </w:pPr>
      <w:r>
        <w:rPr>
          <w:rFonts w:eastAsia="MS Mincho"/>
          <w:lang w:eastAsia="ja-JP"/>
        </w:rPr>
        <w:t>Unit tests will be developed by component owners during the process of building the components. They come to verify component’s behavior based on the contract declared in the API design.</w:t>
      </w:r>
      <w:r w:rsidR="006158E1">
        <w:rPr>
          <w:rFonts w:eastAsia="MS Mincho"/>
          <w:lang w:eastAsia="ja-JP"/>
        </w:rPr>
        <w:t xml:space="preserve"> </w:t>
      </w:r>
    </w:p>
    <w:p w:rsidR="001C55C3" w:rsidRDefault="001C55C3" w:rsidP="001C55C3">
      <w:pPr>
        <w:rPr>
          <w:rFonts w:eastAsia="MS Mincho"/>
          <w:lang w:eastAsia="ja-JP"/>
        </w:rPr>
      </w:pPr>
      <w:r>
        <w:rPr>
          <w:rFonts w:eastAsia="MS Mincho"/>
          <w:lang w:eastAsia="ja-JP"/>
        </w:rPr>
        <w:t>Functional tests will verify the correctness of the prototype functionality. For every test case, a limited sequence of raw events will be injected using SPEEDD event submission API (Kafka producer API). The expected results include the list of detected or predicted events and the list of suggested automatic actions. The actual events and actions issued by SPEEDD runtime will be compared to the expected ones to verify the correctness.</w:t>
      </w:r>
      <w:r w:rsidR="00A4104A">
        <w:rPr>
          <w:rFonts w:eastAsia="MS Mincho"/>
          <w:lang w:eastAsia="ja-JP"/>
        </w:rPr>
        <w:t xml:space="preserve"> This part of functional testing can be fully automated using automated testing tools and frameworks (see </w:t>
      </w:r>
      <w:r w:rsidR="00A4104A">
        <w:rPr>
          <w:rFonts w:eastAsia="MS Mincho"/>
          <w:lang w:eastAsia="ja-JP"/>
        </w:rPr>
        <w:fldChar w:fldCharType="begin"/>
      </w:r>
      <w:r w:rsidR="00A4104A">
        <w:rPr>
          <w:rFonts w:eastAsia="MS Mincho"/>
          <w:lang w:eastAsia="ja-JP"/>
        </w:rPr>
        <w:instrText xml:space="preserve"> REF _Ref401063925 \r \h </w:instrText>
      </w:r>
      <w:r w:rsidR="00A4104A">
        <w:rPr>
          <w:rFonts w:eastAsia="MS Mincho"/>
          <w:lang w:eastAsia="ja-JP"/>
        </w:rPr>
      </w:r>
      <w:r w:rsidR="00A4104A">
        <w:rPr>
          <w:rFonts w:eastAsia="MS Mincho"/>
          <w:lang w:eastAsia="ja-JP"/>
        </w:rPr>
        <w:fldChar w:fldCharType="separate"/>
      </w:r>
      <w:r w:rsidR="008A5D49">
        <w:rPr>
          <w:rFonts w:eastAsia="MS Mincho" w:hint="cs"/>
          <w:cs/>
          <w:lang w:eastAsia="ja-JP"/>
        </w:rPr>
        <w:t>‎</w:t>
      </w:r>
      <w:r w:rsidR="008A5D49">
        <w:rPr>
          <w:rFonts w:eastAsia="MS Mincho"/>
          <w:lang w:eastAsia="ja-JP"/>
        </w:rPr>
        <w:t>2.8.3</w:t>
      </w:r>
      <w:r w:rsidR="00A4104A">
        <w:rPr>
          <w:rFonts w:eastAsia="MS Mincho"/>
          <w:lang w:eastAsia="ja-JP"/>
        </w:rPr>
        <w:fldChar w:fldCharType="end"/>
      </w:r>
      <w:r w:rsidR="00A4104A">
        <w:rPr>
          <w:rFonts w:eastAsia="MS Mincho"/>
          <w:lang w:eastAsia="ja-JP"/>
        </w:rPr>
        <w:t>).</w:t>
      </w:r>
      <w:r w:rsidR="00154864">
        <w:rPr>
          <w:rFonts w:eastAsia="MS Mincho"/>
          <w:lang w:eastAsia="ja-JP"/>
        </w:rPr>
        <w:t xml:space="preserve"> Testing of the dashboard component can be partially automated, while still requiring participation of a human tester to verify the visualization correctness.</w:t>
      </w:r>
    </w:p>
    <w:p w:rsidR="00E843CC" w:rsidRPr="00580108" w:rsidRDefault="00E843CC" w:rsidP="001C55C3">
      <w:pPr>
        <w:rPr>
          <w:rFonts w:eastAsia="MS Mincho"/>
          <w:lang w:eastAsia="ja-JP"/>
        </w:rPr>
      </w:pPr>
      <w:r>
        <w:rPr>
          <w:rFonts w:eastAsia="MS Mincho"/>
          <w:lang w:eastAsia="ja-JP"/>
        </w:rPr>
        <w:t xml:space="preserve">Performance tests come to verify the performance and scalability characteristics of the prototype. In </w:t>
      </w:r>
      <w:r>
        <w:rPr>
          <w:rFonts w:eastAsia="MS Mincho"/>
          <w:lang w:eastAsia="ja-JP"/>
        </w:rPr>
        <w:fldChar w:fldCharType="begin"/>
      </w:r>
      <w:r>
        <w:rPr>
          <w:rFonts w:eastAsia="MS Mincho"/>
          <w:lang w:eastAsia="ja-JP"/>
        </w:rPr>
        <w:instrText xml:space="preserve"> REF _Ref401064092 \r \h </w:instrText>
      </w:r>
      <w:r>
        <w:rPr>
          <w:rFonts w:eastAsia="MS Mincho"/>
          <w:lang w:eastAsia="ja-JP"/>
        </w:rPr>
      </w:r>
      <w:r>
        <w:rPr>
          <w:rFonts w:eastAsia="MS Mincho"/>
          <w:lang w:eastAsia="ja-JP"/>
        </w:rPr>
        <w:fldChar w:fldCharType="separate"/>
      </w:r>
      <w:r w:rsidR="008A5D49">
        <w:rPr>
          <w:rFonts w:eastAsia="MS Mincho" w:hint="cs"/>
          <w:cs/>
          <w:lang w:eastAsia="ja-JP"/>
        </w:rPr>
        <w:t>‎</w:t>
      </w:r>
      <w:r w:rsidR="008A5D49">
        <w:rPr>
          <w:rFonts w:eastAsia="MS Mincho"/>
          <w:lang w:eastAsia="ja-JP"/>
        </w:rPr>
        <w:t>2.7</w:t>
      </w:r>
      <w:r>
        <w:rPr>
          <w:rFonts w:eastAsia="MS Mincho"/>
          <w:lang w:eastAsia="ja-JP"/>
        </w:rPr>
        <w:fldChar w:fldCharType="end"/>
      </w:r>
      <w:r>
        <w:rPr>
          <w:rFonts w:eastAsia="MS Mincho"/>
          <w:lang w:eastAsia="ja-JP"/>
        </w:rPr>
        <w:t xml:space="preserve"> we described the deployment environment that should be used to run performance tests. In course of performance testing we will experiment with different cluster sizes and configurations to determine performance characteristics of the system (e.g. throughput, latency) as well as test the scalability of the prototype architecture.</w:t>
      </w:r>
    </w:p>
    <w:p w:rsidR="00014BA7" w:rsidRDefault="00014BA7" w:rsidP="00014BA7">
      <w:pPr>
        <w:rPr>
          <w:rFonts w:eastAsia="MS Mincho"/>
          <w:lang w:eastAsia="ja-JP"/>
        </w:rPr>
      </w:pPr>
    </w:p>
    <w:p w:rsidR="008A0E10" w:rsidRDefault="008A0E10" w:rsidP="00352166">
      <w:pPr>
        <w:rPr>
          <w:rFonts w:eastAsia="MS Mincho"/>
          <w:lang w:eastAsia="ja-JP"/>
        </w:rPr>
      </w:pPr>
      <w:r>
        <w:rPr>
          <w:rFonts w:eastAsia="MS Mincho"/>
          <w:lang w:eastAsia="ja-JP"/>
        </w:rPr>
        <w:br w:type="page"/>
      </w:r>
    </w:p>
    <w:p w:rsidR="0040646D" w:rsidRDefault="00327A4E" w:rsidP="00327A4E">
      <w:pPr>
        <w:pStyle w:val="Heading1"/>
        <w:rPr>
          <w:lang w:eastAsia="ja-JP"/>
        </w:rPr>
      </w:pPr>
      <w:bookmarkStart w:id="103" w:name="_Toc402095446"/>
      <w:r>
        <w:rPr>
          <w:lang w:eastAsia="ja-JP"/>
        </w:rPr>
        <w:lastRenderedPageBreak/>
        <w:t>Conclusions</w:t>
      </w:r>
      <w:bookmarkEnd w:id="103"/>
    </w:p>
    <w:p w:rsidR="008055A1" w:rsidRDefault="00413CEA" w:rsidP="00923259">
      <w:pPr>
        <w:rPr>
          <w:lang w:eastAsia="ja-JP"/>
        </w:rPr>
      </w:pPr>
      <w:r>
        <w:rPr>
          <w:lang w:eastAsia="ja-JP"/>
        </w:rPr>
        <w:t xml:space="preserve">In this document, we drafted main architecture principles that should guide the development of SPEEDD prototype. The architecture follows the event-driven style enabling highly </w:t>
      </w:r>
      <w:proofErr w:type="spellStart"/>
      <w:r>
        <w:rPr>
          <w:lang w:eastAsia="ja-JP"/>
        </w:rPr>
        <w:t>composable</w:t>
      </w:r>
      <w:proofErr w:type="spellEnd"/>
      <w:r>
        <w:rPr>
          <w:lang w:eastAsia="ja-JP"/>
        </w:rPr>
        <w:t xml:space="preserve"> loosely coupled dynamic system that would be easy to build and test by a distributed team. Our implementation will be based on two mainstream technologies – Storm and Kafka, for stream processing and event bus implementation respectively.</w:t>
      </w:r>
      <w:r w:rsidR="00923259">
        <w:rPr>
          <w:lang w:eastAsia="ja-JP"/>
        </w:rPr>
        <w:t xml:space="preserve"> The document also defines the APIs and data formats for sending events to SPEEDD, and consuming events and actions produced by SPEEDD, as well as for inter-component communication within SPEEDD runtime.</w:t>
      </w:r>
    </w:p>
    <w:p w:rsidR="00B1352D" w:rsidRDefault="00124050" w:rsidP="00ED2F22">
      <w:pPr>
        <w:rPr>
          <w:lang w:eastAsia="ja-JP"/>
        </w:rPr>
      </w:pPr>
      <w:r>
        <w:rPr>
          <w:lang w:eastAsia="ja-JP"/>
        </w:rPr>
        <w:t xml:space="preserve">It is important to mention that architecture is a continuously evolving artifact. In course of our development work we anticipate new findings, issues, and questions that will lead to revision of some architectural decisions. We believe that the architectural foundation documented here is agile enough to allow </w:t>
      </w:r>
      <w:r w:rsidR="00D83A81">
        <w:rPr>
          <w:lang w:eastAsia="ja-JP"/>
        </w:rPr>
        <w:t xml:space="preserve">and facilitate </w:t>
      </w:r>
      <w:r w:rsidR="00ED2F22">
        <w:rPr>
          <w:lang w:eastAsia="ja-JP"/>
        </w:rPr>
        <w:t>these changes.</w:t>
      </w:r>
    </w:p>
    <w:p w:rsidR="00B1352D" w:rsidRDefault="00B1352D">
      <w:pPr>
        <w:rPr>
          <w:lang w:eastAsia="ja-JP"/>
        </w:rPr>
      </w:pPr>
      <w:r>
        <w:rPr>
          <w:lang w:eastAsia="ja-JP"/>
        </w:rPr>
        <w:br w:type="page"/>
      </w:r>
    </w:p>
    <w:p w:rsidR="008055A1" w:rsidRDefault="008055A1" w:rsidP="008055A1">
      <w:pPr>
        <w:pStyle w:val="Heading1"/>
        <w:rPr>
          <w:lang w:eastAsia="ja-JP"/>
        </w:rPr>
      </w:pPr>
      <w:bookmarkStart w:id="104" w:name="_Toc402095447"/>
      <w:r>
        <w:rPr>
          <w:lang w:eastAsia="ja-JP"/>
        </w:rPr>
        <w:lastRenderedPageBreak/>
        <w:t>Appendix</w:t>
      </w:r>
      <w:r w:rsidR="00B91FB8">
        <w:rPr>
          <w:lang w:eastAsia="ja-JP"/>
        </w:rPr>
        <w:t xml:space="preserve"> – Technology Evaluation</w:t>
      </w:r>
      <w:bookmarkEnd w:id="104"/>
    </w:p>
    <w:p w:rsidR="00EC3628" w:rsidRDefault="00EC3628" w:rsidP="00EC3628">
      <w:r>
        <w:t>SPEEDD runtime architecture is built according to the event-driven paradigm and is based on two major technology platforms: stream processing and messaging technologies. In course of working on the architecture design we have evaluated several technologies and chose Apache Storm as our stream processing platform and Apache Kafka for the messaging. Below you can find some details regarding the evaluation process and the options explored.</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105" w:name="_Toc399660693"/>
      <w:bookmarkStart w:id="106" w:name="_Toc402095448"/>
      <w:r>
        <w:t>Stream Processing – requirements and evaluation criteria</w:t>
      </w:r>
      <w:bookmarkEnd w:id="105"/>
      <w:bookmarkEnd w:id="106"/>
    </w:p>
    <w:p w:rsidR="00C7612A" w:rsidRDefault="00C7612A" w:rsidP="00C7612A">
      <w:pPr>
        <w:rPr>
          <w:lang w:eastAsia="ja-JP"/>
        </w:rPr>
      </w:pPr>
      <w:r>
        <w:rPr>
          <w:lang w:eastAsia="ja-JP"/>
        </w:rPr>
        <w:t>Our evaluation of the stream processing technologies was based on the following criteria:</w:t>
      </w:r>
    </w:p>
    <w:p w:rsidR="00E34186" w:rsidRDefault="00C7612A" w:rsidP="00E34186">
      <w:pPr>
        <w:pStyle w:val="ListParagraph"/>
        <w:numPr>
          <w:ilvl w:val="0"/>
          <w:numId w:val="29"/>
        </w:numPr>
        <w:rPr>
          <w:lang w:eastAsia="ja-JP"/>
        </w:rPr>
      </w:pPr>
      <w:r>
        <w:rPr>
          <w:lang w:eastAsia="ja-JP"/>
        </w:rPr>
        <w:t>Suitability for implementing SPEEDD components</w:t>
      </w:r>
    </w:p>
    <w:p w:rsidR="00E34186" w:rsidRDefault="002E162B" w:rsidP="002E162B">
      <w:pPr>
        <w:pStyle w:val="ListParagraph"/>
        <w:numPr>
          <w:ilvl w:val="1"/>
          <w:numId w:val="29"/>
        </w:numPr>
        <w:rPr>
          <w:lang w:eastAsia="ja-JP"/>
        </w:rPr>
      </w:pPr>
      <w:r>
        <w:rPr>
          <w:lang w:eastAsia="ja-JP"/>
        </w:rPr>
        <w:t>The stream processing platform should allow building both CEP and DM functionality on top of it. Although DM component was going to be developed from scratch, the CEP component was planned to base on the Proton technology. The platform of choice should match Proton architectural principles and allow easy porting.</w:t>
      </w:r>
    </w:p>
    <w:p w:rsidR="00C7612A" w:rsidRDefault="00C7612A" w:rsidP="00C7612A">
      <w:pPr>
        <w:pStyle w:val="ListParagraph"/>
        <w:numPr>
          <w:ilvl w:val="0"/>
          <w:numId w:val="29"/>
        </w:numPr>
        <w:rPr>
          <w:lang w:eastAsia="ja-JP"/>
        </w:rPr>
      </w:pPr>
      <w:r>
        <w:rPr>
          <w:lang w:eastAsia="ja-JP"/>
        </w:rPr>
        <w:t>Scalability, Performance</w:t>
      </w:r>
    </w:p>
    <w:p w:rsidR="00FA668E" w:rsidRDefault="0062157D" w:rsidP="00FA668E">
      <w:pPr>
        <w:pStyle w:val="ListParagraph"/>
        <w:numPr>
          <w:ilvl w:val="1"/>
          <w:numId w:val="29"/>
        </w:numPr>
        <w:rPr>
          <w:lang w:eastAsia="ja-JP"/>
        </w:rPr>
      </w:pPr>
      <w:r>
        <w:rPr>
          <w:lang w:eastAsia="ja-JP"/>
        </w:rPr>
        <w:t xml:space="preserve">Support 2K events/sec at &lt;25 latency – derived from SPEEDD requirements (see </w:t>
      </w:r>
      <w:r>
        <w:rPr>
          <w:lang w:eastAsia="ja-JP"/>
        </w:rPr>
        <w:fldChar w:fldCharType="begin"/>
      </w:r>
      <w:r>
        <w:rPr>
          <w:lang w:eastAsia="ja-JP"/>
        </w:rPr>
        <w:instrText xml:space="preserve"> REF _Ref401067502 \r \h </w:instrText>
      </w:r>
      <w:r>
        <w:rPr>
          <w:lang w:eastAsia="ja-JP"/>
        </w:rPr>
      </w:r>
      <w:r>
        <w:rPr>
          <w:lang w:eastAsia="ja-JP"/>
        </w:rPr>
        <w:fldChar w:fldCharType="separate"/>
      </w:r>
      <w:r w:rsidR="008A5D49">
        <w:rPr>
          <w:rFonts w:hint="cs"/>
          <w:cs/>
          <w:lang w:eastAsia="ja-JP"/>
        </w:rPr>
        <w:t>‎</w:t>
      </w:r>
      <w:r w:rsidR="008A5D49">
        <w:rPr>
          <w:lang w:eastAsia="ja-JP"/>
        </w:rPr>
        <w:t>2.1</w:t>
      </w:r>
      <w:r>
        <w:rPr>
          <w:lang w:eastAsia="ja-JP"/>
        </w:rPr>
        <w:fldChar w:fldCharType="end"/>
      </w:r>
      <w:r>
        <w:rPr>
          <w:lang w:eastAsia="ja-JP"/>
        </w:rPr>
        <w:t>)</w:t>
      </w:r>
    </w:p>
    <w:p w:rsidR="00C7612A" w:rsidRDefault="00C7612A" w:rsidP="00C7612A">
      <w:pPr>
        <w:pStyle w:val="ListParagraph"/>
        <w:numPr>
          <w:ilvl w:val="0"/>
          <w:numId w:val="29"/>
        </w:numPr>
        <w:rPr>
          <w:lang w:eastAsia="ja-JP"/>
        </w:rPr>
      </w:pPr>
      <w:r>
        <w:rPr>
          <w:lang w:eastAsia="ja-JP"/>
        </w:rPr>
        <w:t>Fault tolerance</w:t>
      </w:r>
    </w:p>
    <w:p w:rsidR="009D365D" w:rsidRDefault="005853A4" w:rsidP="009D365D">
      <w:pPr>
        <w:pStyle w:val="ListParagraph"/>
        <w:numPr>
          <w:ilvl w:val="1"/>
          <w:numId w:val="29"/>
        </w:numPr>
        <w:rPr>
          <w:lang w:eastAsia="ja-JP"/>
        </w:rPr>
      </w:pPr>
      <w:r>
        <w:rPr>
          <w:lang w:eastAsia="ja-JP"/>
        </w:rPr>
        <w:t>Although the final product of the project is not a production-ready system but a prototype, fault tolerance is a highly desired feature when it comes to dealing with large volumes of events arriving at high rate</w:t>
      </w:r>
      <w:r w:rsidR="00FE0688">
        <w:rPr>
          <w:lang w:eastAsia="ja-JP"/>
        </w:rPr>
        <w:t>.</w:t>
      </w:r>
    </w:p>
    <w:p w:rsidR="00C7612A" w:rsidRDefault="00C7612A" w:rsidP="00C7612A">
      <w:pPr>
        <w:pStyle w:val="ListParagraph"/>
        <w:numPr>
          <w:ilvl w:val="0"/>
          <w:numId w:val="29"/>
        </w:numPr>
        <w:rPr>
          <w:lang w:eastAsia="ja-JP"/>
        </w:rPr>
      </w:pPr>
      <w:r>
        <w:rPr>
          <w:lang w:eastAsia="ja-JP"/>
        </w:rPr>
        <w:t>Connectivity</w:t>
      </w:r>
    </w:p>
    <w:p w:rsidR="00F768BF" w:rsidRDefault="00F768BF" w:rsidP="00F768BF">
      <w:pPr>
        <w:pStyle w:val="ListParagraph"/>
        <w:numPr>
          <w:ilvl w:val="1"/>
          <w:numId w:val="29"/>
        </w:numPr>
        <w:rPr>
          <w:lang w:eastAsia="ja-JP"/>
        </w:rPr>
      </w:pPr>
      <w:r>
        <w:rPr>
          <w:lang w:eastAsia="ja-JP"/>
        </w:rPr>
        <w:t>The streaming platform should provide support for integration with high-throughput messaging systems</w:t>
      </w:r>
    </w:p>
    <w:p w:rsidR="00434299" w:rsidRDefault="00434299" w:rsidP="003B7F90">
      <w:pPr>
        <w:pStyle w:val="ListParagraph"/>
        <w:numPr>
          <w:ilvl w:val="1"/>
          <w:numId w:val="29"/>
        </w:numPr>
        <w:rPr>
          <w:lang w:eastAsia="ja-JP"/>
        </w:rPr>
      </w:pPr>
      <w:r>
        <w:rPr>
          <w:lang w:eastAsia="ja-JP"/>
        </w:rPr>
        <w:t xml:space="preserve">For managing operational data we are likely to need an in-memory data store. The streaming technology should provide a mechanism to connect to such a data store and use the data stored there as part of </w:t>
      </w:r>
      <w:r w:rsidR="003B7F90">
        <w:rPr>
          <w:lang w:eastAsia="ja-JP"/>
        </w:rPr>
        <w:t>stream computation</w:t>
      </w:r>
    </w:p>
    <w:p w:rsidR="00C7612A" w:rsidRDefault="00C7612A" w:rsidP="00C7612A">
      <w:pPr>
        <w:pStyle w:val="ListParagraph"/>
        <w:numPr>
          <w:ilvl w:val="0"/>
          <w:numId w:val="29"/>
        </w:numPr>
        <w:rPr>
          <w:lang w:eastAsia="ja-JP"/>
        </w:rPr>
      </w:pPr>
      <w:r>
        <w:rPr>
          <w:lang w:eastAsia="ja-JP"/>
        </w:rPr>
        <w:t>Extensibility</w:t>
      </w:r>
    </w:p>
    <w:p w:rsidR="00200102" w:rsidRDefault="005C1983" w:rsidP="00200102">
      <w:pPr>
        <w:pStyle w:val="ListParagraph"/>
        <w:numPr>
          <w:ilvl w:val="1"/>
          <w:numId w:val="29"/>
        </w:numPr>
        <w:rPr>
          <w:lang w:eastAsia="ja-JP"/>
        </w:rPr>
      </w:pPr>
      <w:r>
        <w:rPr>
          <w:lang w:eastAsia="ja-JP"/>
        </w:rPr>
        <w:t>Ability to override or customize behavior of computational nodes – required for implementing our functional components</w:t>
      </w:r>
    </w:p>
    <w:p w:rsidR="005C1983" w:rsidRDefault="008127E4" w:rsidP="00844A24">
      <w:pPr>
        <w:pStyle w:val="ListParagraph"/>
        <w:numPr>
          <w:ilvl w:val="1"/>
          <w:numId w:val="29"/>
        </w:numPr>
        <w:rPr>
          <w:lang w:eastAsia="ja-JP"/>
        </w:rPr>
      </w:pPr>
      <w:r>
        <w:rPr>
          <w:lang w:eastAsia="ja-JP"/>
        </w:rPr>
        <w:t xml:space="preserve">Ability to </w:t>
      </w:r>
      <w:r w:rsidR="00844A24">
        <w:rPr>
          <w:lang w:eastAsia="ja-JP"/>
        </w:rPr>
        <w:t>develop integration components if not-available or do not match our needs</w:t>
      </w:r>
    </w:p>
    <w:p w:rsidR="00C7612A" w:rsidRDefault="00C7612A" w:rsidP="00C7612A">
      <w:pPr>
        <w:pStyle w:val="ListParagraph"/>
        <w:numPr>
          <w:ilvl w:val="0"/>
          <w:numId w:val="29"/>
        </w:numPr>
        <w:rPr>
          <w:lang w:eastAsia="ja-JP"/>
        </w:rPr>
      </w:pPr>
      <w:r>
        <w:rPr>
          <w:lang w:eastAsia="ja-JP"/>
        </w:rPr>
        <w:t>Programming model and language support</w:t>
      </w:r>
    </w:p>
    <w:p w:rsidR="00135664" w:rsidRDefault="006C184E" w:rsidP="00135664">
      <w:pPr>
        <w:pStyle w:val="ListParagraph"/>
        <w:numPr>
          <w:ilvl w:val="1"/>
          <w:numId w:val="29"/>
        </w:numPr>
        <w:rPr>
          <w:lang w:eastAsia="ja-JP"/>
        </w:rPr>
      </w:pPr>
      <w:r>
        <w:rPr>
          <w:lang w:eastAsia="ja-JP"/>
        </w:rPr>
        <w:t>Java support is required (Proton is written in Java)</w:t>
      </w:r>
    </w:p>
    <w:p w:rsidR="006C184E" w:rsidRDefault="006C184E" w:rsidP="00135664">
      <w:pPr>
        <w:pStyle w:val="ListParagraph"/>
        <w:numPr>
          <w:ilvl w:val="1"/>
          <w:numId w:val="29"/>
        </w:numPr>
        <w:rPr>
          <w:lang w:eastAsia="ja-JP"/>
        </w:rPr>
      </w:pPr>
      <w:r>
        <w:rPr>
          <w:lang w:eastAsia="ja-JP"/>
        </w:rPr>
        <w:t xml:space="preserve">Support of other languages is </w:t>
      </w:r>
      <w:r w:rsidR="005A1C96">
        <w:rPr>
          <w:lang w:eastAsia="ja-JP"/>
        </w:rPr>
        <w:t>advantageous</w:t>
      </w:r>
    </w:p>
    <w:p w:rsidR="007E5517" w:rsidRDefault="00556698" w:rsidP="00135664">
      <w:pPr>
        <w:pStyle w:val="ListParagraph"/>
        <w:numPr>
          <w:ilvl w:val="1"/>
          <w:numId w:val="29"/>
        </w:numPr>
        <w:rPr>
          <w:lang w:eastAsia="ja-JP"/>
        </w:rPr>
      </w:pPr>
      <w:r>
        <w:rPr>
          <w:lang w:eastAsia="ja-JP"/>
        </w:rPr>
        <w:t>Programming model should be aligned easy porting of Proton code to it</w:t>
      </w:r>
    </w:p>
    <w:p w:rsidR="00C7612A" w:rsidRDefault="00C45AF3" w:rsidP="00C7612A">
      <w:pPr>
        <w:pStyle w:val="ListParagraph"/>
        <w:numPr>
          <w:ilvl w:val="0"/>
          <w:numId w:val="29"/>
        </w:numPr>
        <w:rPr>
          <w:lang w:eastAsia="ja-JP"/>
        </w:rPr>
      </w:pPr>
      <w:r>
        <w:rPr>
          <w:lang w:eastAsia="ja-JP"/>
        </w:rPr>
        <w:t>Maturity</w:t>
      </w:r>
    </w:p>
    <w:p w:rsidR="00921FE9" w:rsidRDefault="0001326B" w:rsidP="00921FE9">
      <w:pPr>
        <w:pStyle w:val="ListParagraph"/>
        <w:numPr>
          <w:ilvl w:val="1"/>
          <w:numId w:val="29"/>
        </w:numPr>
        <w:rPr>
          <w:lang w:eastAsia="ja-JP"/>
        </w:rPr>
      </w:pPr>
      <w:r>
        <w:rPr>
          <w:lang w:eastAsia="ja-JP"/>
        </w:rPr>
        <w:t>We are looking for a mature stable platform to build our features upon</w:t>
      </w:r>
    </w:p>
    <w:p w:rsidR="005D2A52" w:rsidRDefault="005D2A52" w:rsidP="00C7612A">
      <w:pPr>
        <w:pStyle w:val="ListParagraph"/>
        <w:numPr>
          <w:ilvl w:val="0"/>
          <w:numId w:val="29"/>
        </w:numPr>
        <w:rPr>
          <w:lang w:eastAsia="ja-JP"/>
        </w:rPr>
      </w:pPr>
      <w:r>
        <w:rPr>
          <w:lang w:eastAsia="ja-JP"/>
        </w:rPr>
        <w:t>Code reuse and cross-initiative collaboration</w:t>
      </w:r>
    </w:p>
    <w:p w:rsidR="00A46151" w:rsidRDefault="00A46151" w:rsidP="00A46151">
      <w:pPr>
        <w:pStyle w:val="ListParagraph"/>
        <w:numPr>
          <w:ilvl w:val="1"/>
          <w:numId w:val="29"/>
        </w:numPr>
        <w:rPr>
          <w:lang w:eastAsia="ja-JP"/>
        </w:rPr>
      </w:pPr>
      <w:r>
        <w:rPr>
          <w:lang w:eastAsia="ja-JP"/>
        </w:rPr>
        <w:lastRenderedPageBreak/>
        <w:t>We are interested to collaborate with FERARI</w:t>
      </w:r>
      <w:r w:rsidR="000E4727">
        <w:rPr>
          <w:rStyle w:val="FootnoteReference"/>
          <w:lang w:eastAsia="ja-JP"/>
        </w:rPr>
        <w:footnoteReference w:id="18"/>
      </w:r>
      <w:r>
        <w:rPr>
          <w:lang w:eastAsia="ja-JP"/>
        </w:rPr>
        <w:t xml:space="preserve"> project which is also building a highly scalable event processing technology based on Proton. Knowledge and code reuse would be beneficial </w:t>
      </w:r>
      <w:r w:rsidR="002C4786">
        <w:rPr>
          <w:lang w:eastAsia="ja-JP"/>
        </w:rPr>
        <w:t>for both</w:t>
      </w:r>
      <w:r>
        <w:rPr>
          <w:lang w:eastAsia="ja-JP"/>
        </w:rPr>
        <w:t xml:space="preserve"> activities.</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107" w:name="_Toc399660694"/>
      <w:bookmarkStart w:id="108" w:name="_Toc402095449"/>
      <w:r>
        <w:t>Storm</w:t>
      </w:r>
      <w:bookmarkEnd w:id="107"/>
      <w:bookmarkEnd w:id="108"/>
    </w:p>
    <w:p w:rsidR="00B010F1" w:rsidRDefault="00CD3E49" w:rsidP="0095114D">
      <w:pPr>
        <w:rPr>
          <w:lang w:eastAsia="ja-JP"/>
        </w:rPr>
      </w:pPr>
      <w:r>
        <w:rPr>
          <w:lang w:eastAsia="ja-JP"/>
        </w:rPr>
        <w:t xml:space="preserve">Apache </w:t>
      </w:r>
      <w:r w:rsidR="00B010F1">
        <w:rPr>
          <w:lang w:eastAsia="ja-JP"/>
        </w:rPr>
        <w:t>Storm</w:t>
      </w:r>
      <w:r w:rsidR="00825E28">
        <w:rPr>
          <w:rStyle w:val="FootnoteReference"/>
          <w:lang w:eastAsia="ja-JP"/>
        </w:rPr>
        <w:footnoteReference w:id="19"/>
      </w:r>
      <w:r w:rsidR="00B010F1">
        <w:rPr>
          <w:lang w:eastAsia="ja-JP"/>
        </w:rPr>
        <w:t xml:space="preserve"> is a distributed real-time computational system that provides a set of general primitives for performing computations on streams of data at high speed.</w:t>
      </w:r>
      <w:r w:rsidR="00A51BBC">
        <w:rPr>
          <w:lang w:eastAsia="ja-JP"/>
        </w:rPr>
        <w:t xml:space="preserve"> Among its key characteristics are:</w:t>
      </w:r>
    </w:p>
    <w:p w:rsidR="00A51BBC" w:rsidRPr="00A51BBC" w:rsidRDefault="00A51BBC" w:rsidP="00A51BBC">
      <w:pPr>
        <w:pStyle w:val="ListParagraph"/>
        <w:numPr>
          <w:ilvl w:val="0"/>
          <w:numId w:val="30"/>
        </w:numPr>
        <w:rPr>
          <w:lang w:eastAsia="ja-JP"/>
        </w:rPr>
      </w:pPr>
      <w:r w:rsidRPr="00A51BBC">
        <w:rPr>
          <w:b/>
          <w:bCs/>
          <w:lang w:eastAsia="ja-JP"/>
        </w:rPr>
        <w:t>Broad set of use cases:</w:t>
      </w:r>
      <w:r w:rsidRPr="00A51BBC">
        <w:rPr>
          <w:lang w:eastAsia="ja-JP"/>
        </w:rPr>
        <w:t xml:space="preserve"> stream processing (processing messages), continuous computation (continuous query on data streams), distributed RPC (parallelizing intensive computational problem)</w:t>
      </w:r>
    </w:p>
    <w:p w:rsidR="00A51BBC" w:rsidRPr="00A51BBC" w:rsidRDefault="00290EB8" w:rsidP="00A51BBC">
      <w:pPr>
        <w:pStyle w:val="ListParagraph"/>
        <w:numPr>
          <w:ilvl w:val="0"/>
          <w:numId w:val="30"/>
        </w:numPr>
        <w:rPr>
          <w:lang w:eastAsia="ja-JP"/>
        </w:rPr>
      </w:pPr>
      <w:r>
        <w:rPr>
          <w:b/>
          <w:bCs/>
          <w:lang w:eastAsia="ja-JP"/>
        </w:rPr>
        <w:t>Scalability</w:t>
      </w:r>
      <w:r w:rsidR="00A51BBC" w:rsidRPr="009017A4">
        <w:rPr>
          <w:b/>
          <w:bCs/>
          <w:lang w:eastAsia="ja-JP"/>
        </w:rPr>
        <w:t>:</w:t>
      </w:r>
      <w:r w:rsidR="00A51BBC" w:rsidRPr="00A51BBC">
        <w:rPr>
          <w:lang w:eastAsia="ja-JP"/>
        </w:rPr>
        <w:t xml:space="preserve"> just add nodes to scale out for each part of topology. One of initial applications processed  1,000,000 messages per second on a 10 node cluster</w:t>
      </w:r>
    </w:p>
    <w:p w:rsidR="00A51BBC" w:rsidRPr="00A51BBC" w:rsidRDefault="00A51BBC" w:rsidP="00A51BBC">
      <w:pPr>
        <w:pStyle w:val="ListParagraph"/>
        <w:numPr>
          <w:ilvl w:val="0"/>
          <w:numId w:val="30"/>
        </w:numPr>
        <w:rPr>
          <w:lang w:eastAsia="ja-JP"/>
        </w:rPr>
      </w:pPr>
      <w:r w:rsidRPr="00FB294E">
        <w:rPr>
          <w:b/>
          <w:bCs/>
          <w:lang w:eastAsia="ja-JP"/>
        </w:rPr>
        <w:t>Fault tolerant:</w:t>
      </w:r>
      <w:r w:rsidRPr="00A51BBC">
        <w:rPr>
          <w:lang w:eastAsia="ja-JP"/>
        </w:rPr>
        <w:t xml:space="preserve"> automatic reassignment of tasks as needed</w:t>
      </w:r>
    </w:p>
    <w:p w:rsidR="00A51BBC" w:rsidRDefault="00A51BBC" w:rsidP="00B41192">
      <w:pPr>
        <w:pStyle w:val="ListParagraph"/>
        <w:numPr>
          <w:ilvl w:val="0"/>
          <w:numId w:val="30"/>
        </w:numPr>
        <w:rPr>
          <w:lang w:eastAsia="ja-JP"/>
        </w:rPr>
      </w:pPr>
      <w:r w:rsidRPr="00FB294E">
        <w:rPr>
          <w:b/>
          <w:bCs/>
          <w:lang w:eastAsia="ja-JP"/>
        </w:rPr>
        <w:t>Programming language agnostic:</w:t>
      </w:r>
      <w:r w:rsidRPr="00A51BBC">
        <w:rPr>
          <w:lang w:eastAsia="ja-JP"/>
        </w:rPr>
        <w:t xml:space="preserve"> </w:t>
      </w:r>
      <w:r w:rsidR="00B41192">
        <w:rPr>
          <w:lang w:eastAsia="ja-JP"/>
        </w:rPr>
        <w:t>t</w:t>
      </w:r>
      <w:r w:rsidRPr="00A51BBC">
        <w:rPr>
          <w:lang w:eastAsia="ja-JP"/>
        </w:rPr>
        <w:t>opologies and processing components can be defined in many languages</w:t>
      </w:r>
    </w:p>
    <w:p w:rsidR="007C6C8F" w:rsidRDefault="007C6C8F" w:rsidP="007C6C8F">
      <w:pPr>
        <w:pStyle w:val="ListParagraph"/>
        <w:numPr>
          <w:ilvl w:val="0"/>
          <w:numId w:val="30"/>
        </w:numPr>
        <w:rPr>
          <w:lang w:eastAsia="ja-JP"/>
        </w:rPr>
      </w:pPr>
      <w:r>
        <w:rPr>
          <w:b/>
          <w:bCs/>
          <w:lang w:eastAsia="ja-JP"/>
        </w:rPr>
        <w:t xml:space="preserve">Configurable message delivery semantics: </w:t>
      </w:r>
      <w:r w:rsidRPr="008613B9">
        <w:rPr>
          <w:lang w:eastAsia="ja-JP"/>
        </w:rPr>
        <w:t>At-</w:t>
      </w:r>
      <w:r>
        <w:rPr>
          <w:lang w:eastAsia="ja-JP"/>
        </w:rPr>
        <w:t>most-once message delivery (default), At-least-once delivery (can be enforced), exact-once (using Trident</w:t>
      </w:r>
      <w:r>
        <w:rPr>
          <w:rStyle w:val="FootnoteReference"/>
          <w:lang w:eastAsia="ja-JP"/>
        </w:rPr>
        <w:footnoteReference w:id="20"/>
      </w:r>
      <w:r>
        <w:rPr>
          <w:lang w:eastAsia="ja-JP"/>
        </w:rPr>
        <w:t xml:space="preserve"> high-level abstraction)</w:t>
      </w:r>
    </w:p>
    <w:p w:rsidR="00BF50BD" w:rsidRDefault="00BF50BD" w:rsidP="00BF50BD">
      <w:pPr>
        <w:rPr>
          <w:lang w:eastAsia="ja-JP"/>
        </w:rPr>
      </w:pPr>
      <w:r>
        <w:rPr>
          <w:lang w:eastAsia="ja-JP"/>
        </w:rPr>
        <w:t>Stream in storm is an unbounded sequence of tuples, where a tuple is a named list of values. A field in a tuple can be an object of any type.</w:t>
      </w:r>
    </w:p>
    <w:p w:rsidR="00FA5B29" w:rsidRDefault="00FA5B29" w:rsidP="00167C91">
      <w:pPr>
        <w:rPr>
          <w:lang w:eastAsia="ja-JP"/>
        </w:rPr>
      </w:pPr>
      <w:r>
        <w:rPr>
          <w:lang w:eastAsia="ja-JP"/>
        </w:rPr>
        <w:t>Two basic building blocks are available: spouts and bolts. A spout is a source of one or more streams. For example, a spout can connect to a message queue, read messages from the queue and emit them as a stream.</w:t>
      </w:r>
      <w:r w:rsidR="004147D0">
        <w:rPr>
          <w:lang w:eastAsia="ja-JP"/>
        </w:rPr>
        <w:t xml:space="preserve"> A bolt is a processing node. A bolt consumes one or more streams, and may emit </w:t>
      </w:r>
      <w:r w:rsidR="0030480E">
        <w:rPr>
          <w:lang w:eastAsia="ja-JP"/>
        </w:rPr>
        <w:t xml:space="preserve">new </w:t>
      </w:r>
      <w:r w:rsidR="004147D0">
        <w:rPr>
          <w:lang w:eastAsia="ja-JP"/>
        </w:rPr>
        <w:t>streams as output.</w:t>
      </w:r>
      <w:r w:rsidR="00312831">
        <w:rPr>
          <w:lang w:eastAsia="ja-JP"/>
        </w:rPr>
        <w:t xml:space="preserve"> Bolts can perform various types of processing: filtering, aggregation, joining multiple streams</w:t>
      </w:r>
      <w:r w:rsidR="00167C91">
        <w:rPr>
          <w:lang w:eastAsia="ja-JP"/>
        </w:rPr>
        <w:t>, writing</w:t>
      </w:r>
      <w:r w:rsidR="00312831">
        <w:rPr>
          <w:lang w:eastAsia="ja-JP"/>
        </w:rPr>
        <w:t xml:space="preserve"> to databases, </w:t>
      </w:r>
      <w:r w:rsidR="00167C91">
        <w:rPr>
          <w:lang w:eastAsia="ja-JP"/>
        </w:rPr>
        <w:t>executing</w:t>
      </w:r>
      <w:r w:rsidR="00312831">
        <w:rPr>
          <w:lang w:eastAsia="ja-JP"/>
        </w:rPr>
        <w:t xml:space="preserve"> arbitrary code, etc.</w:t>
      </w:r>
    </w:p>
    <w:p w:rsidR="00167C91" w:rsidRDefault="00B642BD" w:rsidP="00AD3DDA">
      <w:pPr>
        <w:rPr>
          <w:lang w:eastAsia="ja-JP"/>
        </w:rPr>
      </w:pPr>
      <w:r>
        <w:rPr>
          <w:lang w:eastAsia="ja-JP"/>
        </w:rPr>
        <w:t xml:space="preserve">Spouts and bolts are connected into networks called topologies. </w:t>
      </w:r>
      <w:r w:rsidR="00355064">
        <w:rPr>
          <w:lang w:eastAsia="ja-JP"/>
        </w:rPr>
        <w:t xml:space="preserve">Each edge of the network represents a stream between a spout and a bolt or between two bolts. </w:t>
      </w:r>
      <w:r w:rsidR="008177A4">
        <w:rPr>
          <w:lang w:eastAsia="ja-JP"/>
        </w:rPr>
        <w:t xml:space="preserve">An example of storm topology is presented in </w:t>
      </w:r>
      <w:r w:rsidR="008177A4">
        <w:rPr>
          <w:lang w:eastAsia="ja-JP"/>
        </w:rPr>
        <w:fldChar w:fldCharType="begin"/>
      </w:r>
      <w:r w:rsidR="008177A4">
        <w:rPr>
          <w:lang w:eastAsia="ja-JP"/>
        </w:rPr>
        <w:instrText xml:space="preserve"> REF _Ref401073867 \h </w:instrText>
      </w:r>
      <w:r w:rsidR="008177A4">
        <w:rPr>
          <w:lang w:eastAsia="ja-JP"/>
        </w:rPr>
      </w:r>
      <w:r w:rsidR="008177A4">
        <w:rPr>
          <w:lang w:eastAsia="ja-JP"/>
        </w:rPr>
        <w:fldChar w:fldCharType="separate"/>
      </w:r>
      <w:ins w:id="109" w:author="Alexander Kofman" w:date="2014-10-26T14:38:00Z">
        <w:r w:rsidR="008A5D49">
          <w:t xml:space="preserve">Figure </w:t>
        </w:r>
        <w:r w:rsidR="008A5D49">
          <w:rPr>
            <w:rFonts w:hint="cs"/>
            <w:noProof/>
            <w:cs/>
          </w:rPr>
          <w:t>‎</w:t>
        </w:r>
        <w:r w:rsidR="008A5D49">
          <w:rPr>
            <w:noProof/>
          </w:rPr>
          <w:t>5</w:t>
        </w:r>
        <w:r w:rsidR="008A5D49">
          <w:t>.</w:t>
        </w:r>
        <w:r w:rsidR="008A5D49">
          <w:rPr>
            <w:noProof/>
          </w:rPr>
          <w:t>1</w:t>
        </w:r>
      </w:ins>
      <w:r w:rsidR="008177A4">
        <w:rPr>
          <w:lang w:eastAsia="ja-JP"/>
        </w:rPr>
        <w:fldChar w:fldCharType="end"/>
      </w:r>
      <w:r w:rsidR="008177A4">
        <w:rPr>
          <w:lang w:eastAsia="ja-JP"/>
        </w:rPr>
        <w:t xml:space="preserve">. </w:t>
      </w:r>
      <w:r w:rsidR="00AD3DDA">
        <w:rPr>
          <w:lang w:eastAsia="ja-JP"/>
        </w:rPr>
        <w:t xml:space="preserve">One can build an arbitrarily complex multi-stage stream computation using this model. </w:t>
      </w:r>
      <w:r>
        <w:rPr>
          <w:lang w:eastAsia="ja-JP"/>
        </w:rPr>
        <w:t>A topology is a deployable unit</w:t>
      </w:r>
      <w:r w:rsidR="000E22D9">
        <w:rPr>
          <w:lang w:eastAsia="ja-JP"/>
        </w:rPr>
        <w:t xml:space="preserve"> for storm cluster. </w:t>
      </w:r>
      <w:r w:rsidR="006B0764">
        <w:rPr>
          <w:lang w:eastAsia="ja-JP"/>
        </w:rPr>
        <w:t xml:space="preserve">Multiple topologies can </w:t>
      </w:r>
      <w:r w:rsidR="00032C56">
        <w:rPr>
          <w:lang w:eastAsia="ja-JP"/>
        </w:rPr>
        <w:t>run on a single cluster.</w:t>
      </w:r>
    </w:p>
    <w:p w:rsidR="00593174" w:rsidRDefault="00593174" w:rsidP="00593174">
      <w:pPr>
        <w:rPr>
          <w:lang w:eastAsia="ja-JP"/>
        </w:rPr>
      </w:pPr>
      <w:r>
        <w:rPr>
          <w:lang w:eastAsia="ja-JP"/>
        </w:rPr>
        <w:t xml:space="preserve">Storm ecosystem provides integration with a wide variety of the messaging systems and </w:t>
      </w:r>
      <w:proofErr w:type="gramStart"/>
      <w:r>
        <w:rPr>
          <w:lang w:eastAsia="ja-JP"/>
        </w:rPr>
        <w:t>databases,</w:t>
      </w:r>
      <w:proofErr w:type="gramEnd"/>
      <w:r>
        <w:rPr>
          <w:lang w:eastAsia="ja-JP"/>
        </w:rPr>
        <w:t xml:space="preserve"> among them are such messaging technologies as Kestrel, </w:t>
      </w:r>
      <w:proofErr w:type="spellStart"/>
      <w:r>
        <w:rPr>
          <w:lang w:eastAsia="ja-JP"/>
        </w:rPr>
        <w:t>RabbitMQ</w:t>
      </w:r>
      <w:proofErr w:type="spellEnd"/>
      <w:r>
        <w:rPr>
          <w:lang w:eastAsia="ja-JP"/>
        </w:rPr>
        <w:t xml:space="preserve">, Kafka, JMS, and such databases as </w:t>
      </w:r>
      <w:proofErr w:type="spellStart"/>
      <w:r>
        <w:rPr>
          <w:lang w:eastAsia="ja-JP"/>
        </w:rPr>
        <w:t>MongoDB</w:t>
      </w:r>
      <w:proofErr w:type="spellEnd"/>
      <w:r>
        <w:rPr>
          <w:lang w:eastAsia="ja-JP"/>
        </w:rPr>
        <w:t>, Cassandra, and a variety of RDBMS’</w:t>
      </w:r>
      <w:r w:rsidR="00BF6B3D">
        <w:rPr>
          <w:lang w:eastAsia="ja-JP"/>
        </w:rPr>
        <w:t>s.</w:t>
      </w:r>
    </w:p>
    <w:p w:rsidR="00D35B30" w:rsidRDefault="00F55139" w:rsidP="00A6583F">
      <w:pPr>
        <w:rPr>
          <w:lang w:eastAsia="ja-JP"/>
        </w:rPr>
      </w:pPr>
      <w:r>
        <w:rPr>
          <w:lang w:eastAsia="ja-JP"/>
        </w:rPr>
        <w:t xml:space="preserve">Topologies can be defined and submitted both declaratively and programmatically, using </w:t>
      </w:r>
      <w:r w:rsidR="00693C2D">
        <w:rPr>
          <w:lang w:eastAsia="ja-JP"/>
        </w:rPr>
        <w:t xml:space="preserve">many programming languages, including Java, Python, </w:t>
      </w:r>
      <w:r w:rsidR="00D35B30">
        <w:rPr>
          <w:lang w:eastAsia="ja-JP"/>
        </w:rPr>
        <w:t>Ruby, and others.</w:t>
      </w:r>
    </w:p>
    <w:p w:rsidR="006762F7" w:rsidRDefault="006762F7" w:rsidP="00AB43DE">
      <w:pPr>
        <w:keepNext/>
        <w:jc w:val="center"/>
      </w:pPr>
      <w:r w:rsidRPr="006762F7">
        <w:rPr>
          <w:noProof/>
          <w:lang w:eastAsia="en-US" w:bidi="he-IL"/>
        </w:rPr>
        <w:lastRenderedPageBreak/>
        <w:drawing>
          <wp:inline distT="0" distB="0" distL="0" distR="0" wp14:anchorId="1BC78F3F" wp14:editId="51CF2838">
            <wp:extent cx="2820405" cy="2171700"/>
            <wp:effectExtent l="0" t="0" r="0" b="0"/>
            <wp:docPr id="145412" name="Picture 4" descr="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2" name="Picture 4" descr="topolog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3896" cy="2174388"/>
                    </a:xfrm>
                    <a:prstGeom prst="rect">
                      <a:avLst/>
                    </a:prstGeom>
                    <a:noFill/>
                    <a:ln>
                      <a:noFill/>
                    </a:ln>
                    <a:extLst/>
                  </pic:spPr>
                </pic:pic>
              </a:graphicData>
            </a:graphic>
          </wp:inline>
        </w:drawing>
      </w:r>
    </w:p>
    <w:p w:rsidR="006762F7" w:rsidRDefault="006762F7" w:rsidP="00AB43DE">
      <w:pPr>
        <w:pStyle w:val="Caption"/>
        <w:jc w:val="center"/>
      </w:pPr>
      <w:bookmarkStart w:id="110" w:name="_Ref401073867"/>
      <w:bookmarkStart w:id="111" w:name="_Toc402095478"/>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5</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1</w:t>
      </w:r>
      <w:r w:rsidR="003B4817">
        <w:fldChar w:fldCharType="end"/>
      </w:r>
      <w:bookmarkEnd w:id="110"/>
      <w:r>
        <w:t xml:space="preserve"> - Storm Topology</w:t>
      </w:r>
      <w:r w:rsidR="00F470EB">
        <w:rPr>
          <w:rStyle w:val="FootnoteReference"/>
        </w:rPr>
        <w:footnoteReference w:id="21"/>
      </w:r>
      <w:bookmarkEnd w:id="111"/>
    </w:p>
    <w:p w:rsidR="00D2144C" w:rsidRDefault="00D2144C" w:rsidP="00D2144C">
      <w:pPr>
        <w:rPr>
          <w:lang w:eastAsia="ja-JP"/>
        </w:rPr>
      </w:pPr>
      <w:r>
        <w:rPr>
          <w:lang w:eastAsia="ja-JP"/>
        </w:rPr>
        <w:t>A wide support for programming languages for developing spouts and bolts is provided as well. All JVM-based languages are supported. For non-JVM languages, a JSON-based protocol is available that allows non-JVM spouts and bolts to communicate with Storm.</w:t>
      </w:r>
      <w:r w:rsidR="00124597">
        <w:rPr>
          <w:lang w:eastAsia="ja-JP"/>
        </w:rPr>
        <w:t xml:space="preserve"> There are adapters for this protocol for Ruby, Python, </w:t>
      </w:r>
      <w:proofErr w:type="spellStart"/>
      <w:r w:rsidR="00124597">
        <w:rPr>
          <w:lang w:eastAsia="ja-JP"/>
        </w:rPr>
        <w:t>Javascript</w:t>
      </w:r>
      <w:proofErr w:type="spellEnd"/>
      <w:r w:rsidR="00124597">
        <w:rPr>
          <w:lang w:eastAsia="ja-JP"/>
        </w:rPr>
        <w:t>, Perl, and PHP.</w:t>
      </w:r>
    </w:p>
    <w:p w:rsidR="0093408B" w:rsidRDefault="0093408B" w:rsidP="004E03BE">
      <w:pPr>
        <w:rPr>
          <w:lang w:eastAsia="ja-JP"/>
        </w:rPr>
      </w:pPr>
      <w:r w:rsidRPr="0093408B">
        <w:rPr>
          <w:lang w:eastAsia="ja-JP"/>
        </w:rPr>
        <w:t>Each computation node in a Storm topology executes in parallel</w:t>
      </w:r>
      <w:r w:rsidR="004E03BE">
        <w:rPr>
          <w:lang w:eastAsia="ja-JP"/>
        </w:rPr>
        <w:t>. A developer can s</w:t>
      </w:r>
      <w:r w:rsidRPr="0093408B">
        <w:rPr>
          <w:lang w:eastAsia="ja-JP"/>
        </w:rPr>
        <w:t xml:space="preserve">pecify how much parallelism </w:t>
      </w:r>
      <w:r w:rsidR="004E03BE">
        <w:rPr>
          <w:lang w:eastAsia="ja-JP"/>
        </w:rPr>
        <w:t>they</w:t>
      </w:r>
      <w:r w:rsidRPr="0093408B">
        <w:rPr>
          <w:lang w:eastAsia="ja-JP"/>
        </w:rPr>
        <w:t xml:space="preserve"> want for </w:t>
      </w:r>
      <w:r w:rsidR="004E03BE">
        <w:rPr>
          <w:lang w:eastAsia="ja-JP"/>
        </w:rPr>
        <w:t xml:space="preserve">a specific </w:t>
      </w:r>
      <w:r w:rsidRPr="0093408B">
        <w:rPr>
          <w:lang w:eastAsia="ja-JP"/>
        </w:rPr>
        <w:t>computational node</w:t>
      </w:r>
      <w:r w:rsidR="004E03BE">
        <w:rPr>
          <w:lang w:eastAsia="ja-JP"/>
        </w:rPr>
        <w:t>; storm</w:t>
      </w:r>
      <w:r w:rsidRPr="0093408B">
        <w:rPr>
          <w:lang w:eastAsia="ja-JP"/>
        </w:rPr>
        <w:t> </w:t>
      </w:r>
      <w:r w:rsidR="004E03BE">
        <w:rPr>
          <w:lang w:eastAsia="ja-JP"/>
        </w:rPr>
        <w:t xml:space="preserve">will </w:t>
      </w:r>
      <w:r w:rsidRPr="0093408B">
        <w:rPr>
          <w:lang w:eastAsia="ja-JP"/>
        </w:rPr>
        <w:t>spawn that number of threads across the cluster to do the execution</w:t>
      </w:r>
      <w:r w:rsidR="004E03BE">
        <w:rPr>
          <w:lang w:eastAsia="ja-JP"/>
        </w:rPr>
        <w:t>.</w:t>
      </w:r>
      <w:r w:rsidRPr="0093408B">
        <w:rPr>
          <w:lang w:eastAsia="ja-JP"/>
        </w:rPr>
        <w:t xml:space="preserve"> </w:t>
      </w:r>
      <w:r w:rsidR="000E7D1B">
        <w:rPr>
          <w:lang w:eastAsia="ja-JP"/>
        </w:rPr>
        <w:t xml:space="preserve">This process is illustrated in </w:t>
      </w:r>
      <w:r w:rsidR="000E7D1B">
        <w:rPr>
          <w:lang w:eastAsia="ja-JP"/>
        </w:rPr>
        <w:fldChar w:fldCharType="begin"/>
      </w:r>
      <w:r w:rsidR="000E7D1B">
        <w:rPr>
          <w:lang w:eastAsia="ja-JP"/>
        </w:rPr>
        <w:instrText xml:space="preserve"> REF _Ref401075492 \h </w:instrText>
      </w:r>
      <w:r w:rsidR="000E7D1B">
        <w:rPr>
          <w:lang w:eastAsia="ja-JP"/>
        </w:rPr>
      </w:r>
      <w:r w:rsidR="000E7D1B">
        <w:rPr>
          <w:lang w:eastAsia="ja-JP"/>
        </w:rPr>
        <w:fldChar w:fldCharType="separate"/>
      </w:r>
      <w:ins w:id="112" w:author="Alexander Kofman" w:date="2014-10-26T14:38:00Z">
        <w:r w:rsidR="008A5D49">
          <w:t xml:space="preserve">Figure </w:t>
        </w:r>
        <w:r w:rsidR="008A5D49">
          <w:rPr>
            <w:rFonts w:hint="cs"/>
            <w:noProof/>
            <w:cs/>
          </w:rPr>
          <w:t>‎</w:t>
        </w:r>
        <w:r w:rsidR="008A5D49">
          <w:rPr>
            <w:noProof/>
          </w:rPr>
          <w:t>5</w:t>
        </w:r>
        <w:r w:rsidR="008A5D49">
          <w:t>.</w:t>
        </w:r>
        <w:r w:rsidR="008A5D49">
          <w:rPr>
            <w:noProof/>
          </w:rPr>
          <w:t>2</w:t>
        </w:r>
      </w:ins>
      <w:r w:rsidR="000E7D1B">
        <w:rPr>
          <w:lang w:eastAsia="ja-JP"/>
        </w:rPr>
        <w:fldChar w:fldCharType="end"/>
      </w:r>
      <w:r w:rsidR="000E7D1B">
        <w:rPr>
          <w:lang w:eastAsia="ja-JP"/>
        </w:rPr>
        <w:t>.</w:t>
      </w:r>
    </w:p>
    <w:p w:rsidR="000E7D1B" w:rsidRDefault="000E7D1B" w:rsidP="000E7D1B">
      <w:pPr>
        <w:keepNext/>
      </w:pPr>
      <w:r w:rsidRPr="000E7D1B">
        <w:rPr>
          <w:noProof/>
          <w:lang w:eastAsia="en-US" w:bidi="he-IL"/>
        </w:rPr>
        <w:drawing>
          <wp:inline distT="0" distB="0" distL="0" distR="0" wp14:anchorId="40F1F366" wp14:editId="1D13645A">
            <wp:extent cx="5486400" cy="3190875"/>
            <wp:effectExtent l="0" t="0" r="0" b="9525"/>
            <wp:docPr id="151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5"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a:effectLst/>
                    <a:extLst/>
                  </pic:spPr>
                </pic:pic>
              </a:graphicData>
            </a:graphic>
          </wp:inline>
        </w:drawing>
      </w:r>
    </w:p>
    <w:p w:rsidR="000E7D1B" w:rsidRPr="0093408B" w:rsidRDefault="000E7D1B" w:rsidP="000E7D1B">
      <w:pPr>
        <w:pStyle w:val="Caption"/>
        <w:rPr>
          <w:lang w:eastAsia="ja-JP"/>
        </w:rPr>
      </w:pPr>
      <w:bookmarkStart w:id="113" w:name="_Ref401075492"/>
      <w:bookmarkStart w:id="114" w:name="_Toc402095479"/>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5</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2</w:t>
      </w:r>
      <w:r w:rsidR="003B4817">
        <w:fldChar w:fldCharType="end"/>
      </w:r>
      <w:bookmarkEnd w:id="113"/>
      <w:r>
        <w:t xml:space="preserve"> - Storm Parallelization</w:t>
      </w:r>
      <w:r w:rsidR="005965FA">
        <w:rPr>
          <w:rStyle w:val="FootnoteReference"/>
        </w:rPr>
        <w:footnoteReference w:id="22"/>
      </w:r>
      <w:bookmarkEnd w:id="114"/>
    </w:p>
    <w:p w:rsidR="0093408B" w:rsidRPr="0093408B" w:rsidRDefault="0093408B" w:rsidP="00E457B8">
      <w:pPr>
        <w:rPr>
          <w:lang w:eastAsia="ja-JP"/>
        </w:rPr>
      </w:pPr>
      <w:r w:rsidRPr="0093408B">
        <w:rPr>
          <w:lang w:eastAsia="ja-JP"/>
        </w:rPr>
        <w:lastRenderedPageBreak/>
        <w:t xml:space="preserve">A running topology consists of many </w:t>
      </w:r>
      <w:r w:rsidR="00E457B8">
        <w:rPr>
          <w:lang w:eastAsia="ja-JP"/>
        </w:rPr>
        <w:t>worker</w:t>
      </w:r>
      <w:r w:rsidRPr="0093408B">
        <w:rPr>
          <w:lang w:eastAsia="ja-JP"/>
        </w:rPr>
        <w:t xml:space="preserve"> processes running on many machines within a Storm cluster</w:t>
      </w:r>
      <w:r w:rsidR="00E457B8">
        <w:rPr>
          <w:lang w:eastAsia="ja-JP"/>
        </w:rPr>
        <w:t>. Executors, which are threads in a worker process, run one or more tasks of same component (a storm or a spout).</w:t>
      </w:r>
    </w:p>
    <w:p w:rsidR="0093408B" w:rsidRDefault="0093408B" w:rsidP="00D70961">
      <w:pPr>
        <w:rPr>
          <w:lang w:eastAsia="ja-JP"/>
        </w:rPr>
      </w:pPr>
      <w:r>
        <w:rPr>
          <w:lang w:eastAsia="ja-JP"/>
        </w:rPr>
        <w:t>Storm provides a mechanism to guarantee that every tuple will be fully processed; if the processing of the tuple fails at some point, the source tuple will be automatically replayed.</w:t>
      </w:r>
      <w:r w:rsidR="00D70961">
        <w:rPr>
          <w:lang w:eastAsia="ja-JP"/>
        </w:rPr>
        <w:t xml:space="preserve"> In many cases losing an event impacts the accuracy of the event processing logic; in such cases the guaranteed message processing provided by Storm is critical.</w:t>
      </w:r>
    </w:p>
    <w:p w:rsidR="000B26B9" w:rsidRDefault="000F32E4" w:rsidP="005B522A">
      <w:pPr>
        <w:rPr>
          <w:lang w:eastAsia="ja-JP"/>
        </w:rPr>
      </w:pPr>
      <w:r>
        <w:rPr>
          <w:lang w:eastAsia="ja-JP"/>
        </w:rPr>
        <w:t>The performance of storm highly depends on the application</w:t>
      </w:r>
      <w:r w:rsidR="005F5352">
        <w:rPr>
          <w:lang w:eastAsia="ja-JP"/>
        </w:rPr>
        <w:t xml:space="preserve">. </w:t>
      </w:r>
      <w:r w:rsidR="00AD2264">
        <w:rPr>
          <w:lang w:eastAsia="ja-JP"/>
        </w:rPr>
        <w:t>According to the information on the project site</w:t>
      </w:r>
      <w:r w:rsidR="00AD2264">
        <w:rPr>
          <w:rStyle w:val="FootnoteReference"/>
          <w:lang w:eastAsia="ja-JP"/>
        </w:rPr>
        <w:footnoteReference w:id="23"/>
      </w:r>
      <w:r w:rsidR="00AD2264">
        <w:rPr>
          <w:lang w:eastAsia="ja-JP"/>
        </w:rPr>
        <w:t>, s</w:t>
      </w:r>
      <w:r>
        <w:rPr>
          <w:lang w:eastAsia="ja-JP"/>
        </w:rPr>
        <w:t xml:space="preserve">torm has been benchmarked at processing of 1M of 100 byte messages per second per node on the hardware with </w:t>
      </w:r>
      <w:r w:rsidRPr="000F32E4">
        <w:rPr>
          <w:lang w:eastAsia="ja-JP"/>
        </w:rPr>
        <w:t>2xIntel E5645@2.4Ghz</w:t>
      </w:r>
      <w:r>
        <w:rPr>
          <w:lang w:eastAsia="ja-JP"/>
        </w:rPr>
        <w:t xml:space="preserve"> CPU with 24GB</w:t>
      </w:r>
      <w:r w:rsidR="00A40F20">
        <w:rPr>
          <w:lang w:eastAsia="ja-JP"/>
        </w:rPr>
        <w:t xml:space="preserve"> RAM, however the details of the benchmark were not available to the authors. A recent performance analysis</w:t>
      </w:r>
      <w:r w:rsidR="002848EF">
        <w:rPr>
          <w:rStyle w:val="FootnoteReference"/>
          <w:lang w:eastAsia="ja-JP"/>
        </w:rPr>
        <w:footnoteReference w:id="24"/>
      </w:r>
      <w:r w:rsidR="00A40F20">
        <w:rPr>
          <w:lang w:eastAsia="ja-JP"/>
        </w:rPr>
        <w:t xml:space="preserve"> comparing performance characteristics between </w:t>
      </w:r>
      <w:proofErr w:type="gramStart"/>
      <w:r w:rsidR="00A40F20">
        <w:rPr>
          <w:lang w:eastAsia="ja-JP"/>
        </w:rPr>
        <w:t xml:space="preserve">IBM </w:t>
      </w:r>
      <w:proofErr w:type="spellStart"/>
      <w:r w:rsidR="00A40F20">
        <w:rPr>
          <w:lang w:eastAsia="ja-JP"/>
        </w:rPr>
        <w:t>Infosphere</w:t>
      </w:r>
      <w:proofErr w:type="spellEnd"/>
      <w:r w:rsidR="00A40F20">
        <w:rPr>
          <w:lang w:eastAsia="ja-JP"/>
        </w:rPr>
        <w:t xml:space="preserve"> Streams</w:t>
      </w:r>
      <w:proofErr w:type="gramEnd"/>
      <w:r w:rsidR="00A40F20">
        <w:rPr>
          <w:lang w:eastAsia="ja-JP"/>
        </w:rPr>
        <w:t xml:space="preserve"> product and Storm</w:t>
      </w:r>
      <w:r w:rsidR="002C5643">
        <w:rPr>
          <w:lang w:eastAsia="ja-JP"/>
        </w:rPr>
        <w:t xml:space="preserve"> reported ~50K emails /sec on a 4-node cluster for an email processing application</w:t>
      </w:r>
      <w:r w:rsidR="008F02EA">
        <w:rPr>
          <w:lang w:eastAsia="ja-JP"/>
        </w:rPr>
        <w:t>.</w:t>
      </w:r>
      <w:r w:rsidR="005B522A">
        <w:rPr>
          <w:lang w:eastAsia="ja-JP"/>
        </w:rPr>
        <w:t xml:space="preserve"> While that is much more modest result than 1M /s mentioned earlier, still the reported throughput matches our needs. The final conclusion about Storm performance </w:t>
      </w:r>
      <w:r w:rsidR="001D7069">
        <w:rPr>
          <w:lang w:eastAsia="ja-JP"/>
        </w:rPr>
        <w:t>for SPEEDD requires dedicated performance testing on our workloads and environment.</w:t>
      </w:r>
    </w:p>
    <w:p w:rsidR="00215EDB" w:rsidRDefault="00215EDB" w:rsidP="005B522A">
      <w:pPr>
        <w:rPr>
          <w:lang w:eastAsia="ja-JP"/>
        </w:rPr>
      </w:pPr>
      <w:r>
        <w:rPr>
          <w:lang w:eastAsia="ja-JP"/>
        </w:rPr>
        <w:t>Storm has recently graduated to become a top-level Apache project.</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115" w:name="_Toc399660695"/>
      <w:bookmarkStart w:id="116" w:name="_Toc402095450"/>
      <w:proofErr w:type="spellStart"/>
      <w:r>
        <w:t>Akka</w:t>
      </w:r>
      <w:bookmarkEnd w:id="115"/>
      <w:bookmarkEnd w:id="116"/>
      <w:proofErr w:type="spellEnd"/>
    </w:p>
    <w:p w:rsidR="000955BC" w:rsidRPr="000955BC" w:rsidRDefault="000955BC" w:rsidP="009C70E5">
      <w:pPr>
        <w:rPr>
          <w:lang w:eastAsia="ja-JP"/>
        </w:rPr>
      </w:pPr>
      <w:proofErr w:type="spellStart"/>
      <w:r>
        <w:rPr>
          <w:lang w:eastAsia="ja-JP"/>
        </w:rPr>
        <w:t>Akka</w:t>
      </w:r>
      <w:proofErr w:type="spellEnd"/>
      <w:r>
        <w:rPr>
          <w:rStyle w:val="FootnoteReference"/>
          <w:lang w:eastAsia="ja-JP"/>
        </w:rPr>
        <w:footnoteReference w:id="25"/>
      </w:r>
      <w:r>
        <w:rPr>
          <w:lang w:eastAsia="ja-JP"/>
        </w:rPr>
        <w:t xml:space="preserve"> is a</w:t>
      </w:r>
      <w:r w:rsidRPr="000955BC">
        <w:rPr>
          <w:lang w:eastAsia="ja-JP"/>
        </w:rPr>
        <w:t xml:space="preserve"> toolkit for building scalable distributed concurrent systems</w:t>
      </w:r>
      <w:r w:rsidR="009C70E5">
        <w:rPr>
          <w:lang w:eastAsia="ja-JP"/>
        </w:rPr>
        <w:t>. Being written in Scala, it also provides Java API. Due to its modular structure, it can be run as a standalone microkernel, or used as a library in another application.</w:t>
      </w:r>
    </w:p>
    <w:p w:rsidR="000955BC" w:rsidRDefault="009C70E5" w:rsidP="00026582">
      <w:pPr>
        <w:rPr>
          <w:lang w:eastAsia="ja-JP"/>
        </w:rPr>
      </w:pPr>
      <w:proofErr w:type="spellStart"/>
      <w:r>
        <w:rPr>
          <w:lang w:eastAsia="ja-JP"/>
        </w:rPr>
        <w:t>Akka</w:t>
      </w:r>
      <w:proofErr w:type="spellEnd"/>
      <w:r>
        <w:rPr>
          <w:lang w:eastAsia="ja-JP"/>
        </w:rPr>
        <w:t xml:space="preserve"> provides an a</w:t>
      </w:r>
      <w:r w:rsidR="000955BC" w:rsidRPr="000955BC">
        <w:rPr>
          <w:lang w:eastAsia="ja-JP"/>
        </w:rPr>
        <w:t>ctor</w:t>
      </w:r>
      <w:r>
        <w:rPr>
          <w:lang w:eastAsia="ja-JP"/>
        </w:rPr>
        <w:t>-based</w:t>
      </w:r>
      <w:r w:rsidR="000955BC" w:rsidRPr="000955BC">
        <w:rPr>
          <w:lang w:eastAsia="ja-JP"/>
        </w:rPr>
        <w:t xml:space="preserve"> programming model</w:t>
      </w:r>
      <w:r>
        <w:rPr>
          <w:lang w:eastAsia="ja-JP"/>
        </w:rPr>
        <w:t>. The functional units are implemented as loosely coupled actors communicating between them via immutable messages.</w:t>
      </w:r>
      <w:r w:rsidR="00D45DFE">
        <w:rPr>
          <w:lang w:eastAsia="ja-JP"/>
        </w:rPr>
        <w:t xml:space="preserve"> The actors can run on the same or separate machines</w:t>
      </w:r>
      <w:r w:rsidR="00026582">
        <w:rPr>
          <w:lang w:eastAsia="ja-JP"/>
        </w:rPr>
        <w:t>;</w:t>
      </w:r>
      <w:r w:rsidR="00D45DFE">
        <w:rPr>
          <w:lang w:eastAsia="ja-JP"/>
        </w:rPr>
        <w:t xml:space="preserve"> the location </w:t>
      </w:r>
      <w:r w:rsidR="001822D9">
        <w:rPr>
          <w:lang w:eastAsia="ja-JP"/>
        </w:rPr>
        <w:t xml:space="preserve">of an actor </w:t>
      </w:r>
      <w:r w:rsidR="00D45DFE">
        <w:rPr>
          <w:lang w:eastAsia="ja-JP"/>
        </w:rPr>
        <w:t>is transparent to the developer.</w:t>
      </w:r>
    </w:p>
    <w:p w:rsidR="00034BC9" w:rsidRPr="00034BC9" w:rsidRDefault="002A04EC" w:rsidP="00995006">
      <w:pPr>
        <w:rPr>
          <w:lang w:eastAsia="ja-JP"/>
        </w:rPr>
      </w:pPr>
      <w:r>
        <w:rPr>
          <w:lang w:eastAsia="ja-JP"/>
        </w:rPr>
        <w:t>An actor is a</w:t>
      </w:r>
      <w:r w:rsidR="00CD5179" w:rsidRPr="00CD5179">
        <w:rPr>
          <w:lang w:eastAsia="ja-JP"/>
        </w:rPr>
        <w:t xml:space="preserve"> container for</w:t>
      </w:r>
      <w:r>
        <w:rPr>
          <w:lang w:eastAsia="ja-JP"/>
        </w:rPr>
        <w:t xml:space="preserve"> </w:t>
      </w:r>
      <w:r w:rsidR="00CD5179" w:rsidRPr="00CD5179">
        <w:rPr>
          <w:lang w:eastAsia="ja-JP"/>
        </w:rPr>
        <w:t>state</w:t>
      </w:r>
      <w:r>
        <w:rPr>
          <w:lang w:eastAsia="ja-JP"/>
        </w:rPr>
        <w:t xml:space="preserve">, behavior, and the mailbox. All actors compose hierarchies, where an actor is the supervisor for all its children thus having control over children’s lifecycle. This provides a convenient mechanism for dealing with failures: a supervisor strategy determines the behavior in case of a child’s failure. </w:t>
      </w:r>
      <w:proofErr w:type="spellStart"/>
      <w:r w:rsidR="00034BC9">
        <w:rPr>
          <w:lang w:eastAsia="ja-JP"/>
        </w:rPr>
        <w:t>Akka</w:t>
      </w:r>
      <w:proofErr w:type="spellEnd"/>
      <w:r w:rsidR="00034BC9">
        <w:rPr>
          <w:lang w:eastAsia="ja-JP"/>
        </w:rPr>
        <w:t xml:space="preserve"> champions the “let it crash” semantics: instead of dealing with preventing failures assume that actors are supposed to fail and crash frequently, and provide simple and robust mechanisms for recovery.</w:t>
      </w:r>
    </w:p>
    <w:p w:rsidR="00034BC9" w:rsidRDefault="00034BC9" w:rsidP="00034BC9">
      <w:pPr>
        <w:rPr>
          <w:lang w:eastAsia="ja-JP"/>
        </w:rPr>
      </w:pPr>
      <w:r>
        <w:rPr>
          <w:lang w:eastAsia="ja-JP"/>
        </w:rPr>
        <w:lastRenderedPageBreak/>
        <w:t xml:space="preserve">When an actor terminates – all its children are terminated automatically. Actor hierarchy is illustrated in </w:t>
      </w:r>
      <w:r>
        <w:rPr>
          <w:lang w:eastAsia="ja-JP"/>
        </w:rPr>
        <w:fldChar w:fldCharType="begin"/>
      </w:r>
      <w:r>
        <w:rPr>
          <w:lang w:eastAsia="ja-JP"/>
        </w:rPr>
        <w:instrText xml:space="preserve"> REF _Ref401134275 \h </w:instrText>
      </w:r>
      <w:r>
        <w:rPr>
          <w:lang w:eastAsia="ja-JP"/>
        </w:rPr>
      </w:r>
      <w:r>
        <w:rPr>
          <w:lang w:eastAsia="ja-JP"/>
        </w:rPr>
        <w:fldChar w:fldCharType="separate"/>
      </w:r>
      <w:ins w:id="117" w:author="Alexander Kofman" w:date="2014-10-26T14:38:00Z">
        <w:r w:rsidR="008A5D49">
          <w:t xml:space="preserve">Figure </w:t>
        </w:r>
        <w:r w:rsidR="008A5D49">
          <w:rPr>
            <w:rFonts w:hint="cs"/>
            <w:noProof/>
            <w:cs/>
          </w:rPr>
          <w:t>‎</w:t>
        </w:r>
        <w:r w:rsidR="008A5D49">
          <w:rPr>
            <w:noProof/>
          </w:rPr>
          <w:t>5</w:t>
        </w:r>
        <w:r w:rsidR="008A5D49">
          <w:t>.</w:t>
        </w:r>
        <w:r w:rsidR="008A5D49">
          <w:rPr>
            <w:noProof/>
          </w:rPr>
          <w:t>3</w:t>
        </w:r>
      </w:ins>
      <w:r>
        <w:rPr>
          <w:lang w:eastAsia="ja-JP"/>
        </w:rPr>
        <w:fldChar w:fldCharType="end"/>
      </w:r>
      <w:r>
        <w:rPr>
          <w:lang w:eastAsia="ja-JP"/>
        </w:rPr>
        <w:t>.</w:t>
      </w:r>
    </w:p>
    <w:p w:rsidR="00034BC9" w:rsidRDefault="00034BC9" w:rsidP="00034BC9">
      <w:pPr>
        <w:rPr>
          <w:lang w:eastAsia="ja-JP"/>
        </w:rPr>
      </w:pPr>
      <w:r>
        <w:rPr>
          <w:lang w:eastAsia="ja-JP"/>
        </w:rPr>
        <w:t>Various and extensible policies are available for managing the actor’s mailbox; for example, FIFO, or priority-based.</w:t>
      </w:r>
    </w:p>
    <w:p w:rsidR="00034BC9" w:rsidRPr="00CD5179" w:rsidRDefault="00034BC9" w:rsidP="00034BC9">
      <w:pPr>
        <w:rPr>
          <w:lang w:eastAsia="ja-JP"/>
        </w:rPr>
      </w:pPr>
    </w:p>
    <w:p w:rsidR="00AE2AF3" w:rsidRDefault="00AE2AF3" w:rsidP="00561686">
      <w:pPr>
        <w:keepNext/>
        <w:jc w:val="center"/>
      </w:pPr>
      <w:r>
        <w:rPr>
          <w:noProof/>
          <w:lang w:eastAsia="en-US" w:bidi="he-IL"/>
        </w:rPr>
        <w:drawing>
          <wp:inline distT="0" distB="0" distL="0" distR="0" wp14:anchorId="6ABC5BDF" wp14:editId="571D5D11">
            <wp:extent cx="2868930" cy="2868930"/>
            <wp:effectExtent l="0" t="0" r="0" b="0"/>
            <wp:docPr id="39951" name="Picture 3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7976" cy="2867976"/>
                    </a:xfrm>
                    <a:prstGeom prst="rect">
                      <a:avLst/>
                    </a:prstGeom>
                    <a:noFill/>
                  </pic:spPr>
                </pic:pic>
              </a:graphicData>
            </a:graphic>
          </wp:inline>
        </w:drawing>
      </w:r>
    </w:p>
    <w:p w:rsidR="00CD5179" w:rsidRPr="000955BC" w:rsidRDefault="00AE2AF3" w:rsidP="00363BD7">
      <w:pPr>
        <w:pStyle w:val="Caption"/>
        <w:jc w:val="center"/>
        <w:rPr>
          <w:lang w:eastAsia="ja-JP"/>
        </w:rPr>
      </w:pPr>
      <w:bookmarkStart w:id="118" w:name="_Ref401134275"/>
      <w:bookmarkStart w:id="119" w:name="_Toc402095480"/>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5</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3</w:t>
      </w:r>
      <w:r w:rsidR="003B4817">
        <w:fldChar w:fldCharType="end"/>
      </w:r>
      <w:bookmarkEnd w:id="118"/>
      <w:r>
        <w:t xml:space="preserve"> - </w:t>
      </w:r>
      <w:proofErr w:type="spellStart"/>
      <w:r>
        <w:t>Akka</w:t>
      </w:r>
      <w:proofErr w:type="spellEnd"/>
      <w:r>
        <w:t xml:space="preserve"> Actors Hierarchy</w:t>
      </w:r>
      <w:r w:rsidR="00CC6565">
        <w:rPr>
          <w:rStyle w:val="FootnoteReference"/>
        </w:rPr>
        <w:footnoteReference w:id="26"/>
      </w:r>
      <w:bookmarkEnd w:id="119"/>
    </w:p>
    <w:p w:rsidR="00E262B0" w:rsidRDefault="00511AEE" w:rsidP="00DB140A">
      <w:pPr>
        <w:rPr>
          <w:lang w:eastAsia="ja-JP"/>
        </w:rPr>
      </w:pPr>
      <w:r>
        <w:rPr>
          <w:lang w:eastAsia="ja-JP"/>
        </w:rPr>
        <w:t>The communication between actors is a</w:t>
      </w:r>
      <w:r w:rsidR="00E262B0" w:rsidRPr="00E262B0">
        <w:rPr>
          <w:lang w:eastAsia="ja-JP"/>
        </w:rPr>
        <w:t>synchronous</w:t>
      </w:r>
      <w:r>
        <w:rPr>
          <w:lang w:eastAsia="ja-JP"/>
        </w:rPr>
        <w:t xml:space="preserve">. The decision about the location of each actor is configurable, and can be done programmatically. Messages can get lost – </w:t>
      </w:r>
      <w:proofErr w:type="spellStart"/>
      <w:r>
        <w:rPr>
          <w:lang w:eastAsia="ja-JP"/>
        </w:rPr>
        <w:t>Akka</w:t>
      </w:r>
      <w:proofErr w:type="spellEnd"/>
      <w:r>
        <w:rPr>
          <w:lang w:eastAsia="ja-JP"/>
        </w:rPr>
        <w:t xml:space="preserve"> </w:t>
      </w:r>
      <w:r w:rsidR="00177A19">
        <w:rPr>
          <w:lang w:eastAsia="ja-JP"/>
        </w:rPr>
        <w:t>provides</w:t>
      </w:r>
      <w:r w:rsidR="00177A19">
        <w:rPr>
          <w:lang w:eastAsia="ja-JP"/>
        </w:rPr>
        <w:t xml:space="preserve"> </w:t>
      </w:r>
      <w:r>
        <w:rPr>
          <w:lang w:eastAsia="ja-JP"/>
        </w:rPr>
        <w:t>at-most-once</w:t>
      </w:r>
      <w:r w:rsidR="00F0686D">
        <w:rPr>
          <w:lang w:eastAsia="ja-JP"/>
        </w:rPr>
        <w:t xml:space="preserve"> and at-least-once</w:t>
      </w:r>
      <w:r>
        <w:rPr>
          <w:lang w:eastAsia="ja-JP"/>
        </w:rPr>
        <w:t xml:space="preserve"> delivery</w:t>
      </w:r>
      <w:r w:rsidR="00F0686D">
        <w:rPr>
          <w:lang w:eastAsia="ja-JP"/>
        </w:rPr>
        <w:t xml:space="preserve"> </w:t>
      </w:r>
      <w:r w:rsidR="00CC5426">
        <w:rPr>
          <w:lang w:eastAsia="ja-JP"/>
        </w:rPr>
        <w:t>mechanisms</w:t>
      </w:r>
      <w:r>
        <w:rPr>
          <w:lang w:eastAsia="ja-JP"/>
        </w:rPr>
        <w:t>. The ordering is guaranteed in scope of the same sender-receiver pair.</w:t>
      </w:r>
    </w:p>
    <w:p w:rsidR="00181F2E" w:rsidRDefault="00181F2E" w:rsidP="00345A48">
      <w:pPr>
        <w:rPr>
          <w:lang w:eastAsia="ja-JP"/>
        </w:rPr>
      </w:pPr>
      <w:r>
        <w:rPr>
          <w:lang w:eastAsia="ja-JP"/>
        </w:rPr>
        <w:t xml:space="preserve">Scalability is provided via transparent </w:t>
      </w:r>
      <w:proofErr w:type="spellStart"/>
      <w:r>
        <w:rPr>
          <w:lang w:eastAsia="ja-JP"/>
        </w:rPr>
        <w:t>remoting</w:t>
      </w:r>
      <w:proofErr w:type="spellEnd"/>
      <w:r>
        <w:rPr>
          <w:lang w:eastAsia="ja-JP"/>
        </w:rPr>
        <w:t xml:space="preserve"> and powerful and extensible routing mechanism. Multiple instances of the same actor can be created to handle incoming messages in parallel. The router agent receives a new message and routes it to the processing actors according to a </w:t>
      </w:r>
      <w:r w:rsidR="00345A48">
        <w:rPr>
          <w:lang w:eastAsia="ja-JP"/>
        </w:rPr>
        <w:t>routing strategy (e.g. round-robin, random, custom, etc.)</w:t>
      </w:r>
      <w:r w:rsidR="009C374E">
        <w:rPr>
          <w:lang w:eastAsia="ja-JP"/>
        </w:rPr>
        <w:t>.</w:t>
      </w:r>
      <w:r w:rsidR="00407CD4">
        <w:rPr>
          <w:lang w:eastAsia="ja-JP"/>
        </w:rPr>
        <w:t xml:space="preserve"> </w:t>
      </w:r>
    </w:p>
    <w:p w:rsidR="00945F3C" w:rsidRDefault="00945F3C" w:rsidP="00345A48">
      <w:pPr>
        <w:rPr>
          <w:lang w:eastAsia="ja-JP"/>
        </w:rPr>
      </w:pPr>
      <w:r>
        <w:rPr>
          <w:lang w:eastAsia="ja-JP"/>
        </w:rPr>
        <w:t xml:space="preserve">There are several connectivity modules for </w:t>
      </w:r>
      <w:proofErr w:type="spellStart"/>
      <w:r>
        <w:rPr>
          <w:lang w:eastAsia="ja-JP"/>
        </w:rPr>
        <w:t>Akka</w:t>
      </w:r>
      <w:proofErr w:type="spellEnd"/>
      <w:r>
        <w:rPr>
          <w:lang w:eastAsia="ja-JP"/>
        </w:rPr>
        <w:t xml:space="preserve">. Among them are </w:t>
      </w:r>
      <w:proofErr w:type="spellStart"/>
      <w:r>
        <w:rPr>
          <w:lang w:eastAsia="ja-JP"/>
        </w:rPr>
        <w:t>ZeroMQ</w:t>
      </w:r>
      <w:proofErr w:type="spellEnd"/>
      <w:r>
        <w:rPr>
          <w:lang w:eastAsia="ja-JP"/>
        </w:rPr>
        <w:t xml:space="preserve"> module and </w:t>
      </w:r>
      <w:proofErr w:type="spellStart"/>
      <w:r>
        <w:rPr>
          <w:lang w:eastAsia="ja-JP"/>
        </w:rPr>
        <w:t>akka</w:t>
      </w:r>
      <w:proofErr w:type="spellEnd"/>
      <w:r>
        <w:rPr>
          <w:lang w:eastAsia="ja-JP"/>
        </w:rPr>
        <w:t>-camel module, which supports a variety of protocols (HTTP, SOAP, JMS, and others).</w:t>
      </w:r>
    </w:p>
    <w:p w:rsidR="00D3758E" w:rsidRDefault="00D3758E" w:rsidP="00345A48">
      <w:pPr>
        <w:rPr>
          <w:lang w:eastAsia="ja-JP"/>
        </w:rPr>
      </w:pPr>
      <w:proofErr w:type="spellStart"/>
      <w:r>
        <w:rPr>
          <w:lang w:eastAsia="ja-JP"/>
        </w:rPr>
        <w:t>Akka</w:t>
      </w:r>
      <w:proofErr w:type="spellEnd"/>
      <w:r>
        <w:rPr>
          <w:lang w:eastAsia="ja-JP"/>
        </w:rPr>
        <w:t xml:space="preserve"> provides </w:t>
      </w:r>
      <w:proofErr w:type="spellStart"/>
      <w:r>
        <w:rPr>
          <w:lang w:eastAsia="ja-JP"/>
        </w:rPr>
        <w:t>akka.extensions</w:t>
      </w:r>
      <w:proofErr w:type="spellEnd"/>
      <w:r>
        <w:rPr>
          <w:lang w:eastAsia="ja-JP"/>
        </w:rPr>
        <w:t xml:space="preserve"> mechanism which allows extending the toolkit with new capabilities (typed actors, serializations are examples of extensions)</w:t>
      </w:r>
      <w:r w:rsidR="00B06195">
        <w:rPr>
          <w:lang w:eastAsia="ja-JP"/>
        </w:rPr>
        <w:t>.</w:t>
      </w:r>
    </w:p>
    <w:p w:rsidR="000955BC" w:rsidRPr="000955BC" w:rsidRDefault="009C70E5" w:rsidP="00853888">
      <w:pPr>
        <w:rPr>
          <w:lang w:eastAsia="ja-JP"/>
        </w:rPr>
      </w:pPr>
      <w:r>
        <w:rPr>
          <w:lang w:eastAsia="ja-JP"/>
        </w:rPr>
        <w:t xml:space="preserve">According to user </w:t>
      </w:r>
      <w:r w:rsidR="009C123C">
        <w:rPr>
          <w:lang w:eastAsia="ja-JP"/>
        </w:rPr>
        <w:t xml:space="preserve">reports, </w:t>
      </w:r>
      <w:proofErr w:type="spellStart"/>
      <w:r w:rsidR="009C123C">
        <w:rPr>
          <w:lang w:eastAsia="ja-JP"/>
        </w:rPr>
        <w:t>Akka</w:t>
      </w:r>
      <w:proofErr w:type="spellEnd"/>
      <w:r w:rsidR="009C123C">
        <w:rPr>
          <w:lang w:eastAsia="ja-JP"/>
        </w:rPr>
        <w:t xml:space="preserve"> is very stable since v2.0 (current version is 2.3.6). The toolkit is developed by </w:t>
      </w:r>
      <w:proofErr w:type="spellStart"/>
      <w:r w:rsidR="009C123C">
        <w:rPr>
          <w:lang w:eastAsia="ja-JP"/>
        </w:rPr>
        <w:t>Typesafe</w:t>
      </w:r>
      <w:proofErr w:type="spellEnd"/>
      <w:r w:rsidR="009C123C">
        <w:rPr>
          <w:lang w:eastAsia="ja-JP"/>
        </w:rPr>
        <w:t xml:space="preserve"> </w:t>
      </w:r>
      <w:proofErr w:type="spellStart"/>
      <w:r w:rsidR="009C123C">
        <w:rPr>
          <w:lang w:eastAsia="ja-JP"/>
        </w:rPr>
        <w:t>Inc</w:t>
      </w:r>
      <w:proofErr w:type="spellEnd"/>
      <w:r w:rsidR="009C123C">
        <w:rPr>
          <w:rStyle w:val="FootnoteReference"/>
          <w:lang w:eastAsia="ja-JP"/>
        </w:rPr>
        <w:footnoteReference w:id="27"/>
      </w:r>
      <w:r w:rsidR="00CB5457">
        <w:rPr>
          <w:lang w:eastAsia="ja-JP"/>
        </w:rPr>
        <w:t xml:space="preserve">. The project has been open sourced, </w:t>
      </w:r>
      <w:proofErr w:type="spellStart"/>
      <w:r w:rsidR="00CB5457">
        <w:rPr>
          <w:lang w:eastAsia="ja-JP"/>
        </w:rPr>
        <w:t>Typesafe</w:t>
      </w:r>
      <w:proofErr w:type="spellEnd"/>
      <w:r w:rsidR="00CB5457">
        <w:rPr>
          <w:lang w:eastAsia="ja-JP"/>
        </w:rPr>
        <w:t xml:space="preserve"> is the major contributor.</w:t>
      </w:r>
      <w:r w:rsidR="00514FAD">
        <w:rPr>
          <w:lang w:eastAsia="ja-JP"/>
        </w:rPr>
        <w:t xml:space="preserve"> </w:t>
      </w:r>
      <w:proofErr w:type="spellStart"/>
      <w:r w:rsidR="00514FAD">
        <w:rPr>
          <w:lang w:eastAsia="ja-JP"/>
        </w:rPr>
        <w:lastRenderedPageBreak/>
        <w:t>Akka</w:t>
      </w:r>
      <w:proofErr w:type="spellEnd"/>
      <w:r w:rsidR="00514FAD">
        <w:rPr>
          <w:lang w:eastAsia="ja-JP"/>
        </w:rPr>
        <w:t xml:space="preserve"> is an important part of their software stack, which provides some confidence in project’s continuity. </w:t>
      </w:r>
      <w:r w:rsidR="00853888">
        <w:rPr>
          <w:lang w:eastAsia="ja-JP"/>
        </w:rPr>
        <w:t xml:space="preserve">There is a vivid development community around </w:t>
      </w:r>
      <w:proofErr w:type="spellStart"/>
      <w:r w:rsidR="00853888">
        <w:rPr>
          <w:lang w:eastAsia="ja-JP"/>
        </w:rPr>
        <w:t>Akka</w:t>
      </w:r>
      <w:proofErr w:type="spellEnd"/>
      <w:r w:rsidR="00853888">
        <w:rPr>
          <w:lang w:eastAsia="ja-JP"/>
        </w:rPr>
        <w:t>, including Scala development community but not limited to it.</w:t>
      </w:r>
    </w:p>
    <w:p w:rsidR="00D45DFE" w:rsidRPr="00D45DFE" w:rsidRDefault="00D45DFE" w:rsidP="00E50994">
      <w:pPr>
        <w:rPr>
          <w:lang w:eastAsia="ja-JP"/>
        </w:rPr>
      </w:pPr>
      <w:r>
        <w:rPr>
          <w:lang w:eastAsia="ja-JP"/>
        </w:rPr>
        <w:t>According to the information on the web</w:t>
      </w:r>
      <w:r w:rsidR="006B30AA">
        <w:rPr>
          <w:rStyle w:val="FootnoteReference"/>
          <w:lang w:eastAsia="ja-JP"/>
        </w:rPr>
        <w:footnoteReference w:id="28"/>
      </w:r>
      <w:r>
        <w:rPr>
          <w:lang w:eastAsia="ja-JP"/>
        </w:rPr>
        <w:t xml:space="preserve">, </w:t>
      </w:r>
      <w:proofErr w:type="spellStart"/>
      <w:r w:rsidR="00E50994">
        <w:rPr>
          <w:lang w:eastAsia="ja-JP"/>
        </w:rPr>
        <w:t>A</w:t>
      </w:r>
      <w:r>
        <w:rPr>
          <w:lang w:eastAsia="ja-JP"/>
        </w:rPr>
        <w:t>kka</w:t>
      </w:r>
      <w:proofErr w:type="spellEnd"/>
      <w:r>
        <w:rPr>
          <w:lang w:eastAsia="ja-JP"/>
        </w:rPr>
        <w:t xml:space="preserve"> </w:t>
      </w:r>
      <w:r w:rsidR="006B30AA">
        <w:rPr>
          <w:lang w:eastAsia="ja-JP"/>
        </w:rPr>
        <w:t xml:space="preserve">has been tested to support up to 50 million messages per </w:t>
      </w:r>
      <w:r w:rsidRPr="00D45DFE">
        <w:rPr>
          <w:lang w:eastAsia="ja-JP"/>
        </w:rPr>
        <w:t>sec</w:t>
      </w:r>
      <w:r w:rsidR="006B30AA">
        <w:rPr>
          <w:lang w:eastAsia="ja-JP"/>
        </w:rPr>
        <w:t>ond</w:t>
      </w:r>
      <w:r w:rsidRPr="00D45DFE">
        <w:rPr>
          <w:lang w:eastAsia="ja-JP"/>
        </w:rPr>
        <w:t xml:space="preserve"> on a single machine. </w:t>
      </w:r>
      <w:r w:rsidR="006B30AA">
        <w:rPr>
          <w:lang w:eastAsia="ja-JP"/>
        </w:rPr>
        <w:t xml:space="preserve">The </w:t>
      </w:r>
      <w:r w:rsidRPr="00D45DFE">
        <w:rPr>
          <w:lang w:eastAsia="ja-JP"/>
        </w:rPr>
        <w:t>memory footprint</w:t>
      </w:r>
      <w:r w:rsidR="006B30AA">
        <w:rPr>
          <w:lang w:eastAsia="ja-JP"/>
        </w:rPr>
        <w:t xml:space="preserve"> is very small:</w:t>
      </w:r>
      <w:r w:rsidRPr="00D45DFE">
        <w:rPr>
          <w:lang w:eastAsia="ja-JP"/>
        </w:rPr>
        <w:t xml:space="preserve"> ~2.5 million actors per GB of heap</w:t>
      </w:r>
      <w:r w:rsidR="006B30AA">
        <w:rPr>
          <w:lang w:eastAsia="ja-JP"/>
        </w:rPr>
        <w:t>.</w:t>
      </w:r>
      <w:r w:rsidR="003E554B">
        <w:rPr>
          <w:lang w:eastAsia="ja-JP"/>
        </w:rPr>
        <w:t xml:space="preserve"> </w:t>
      </w:r>
      <w:proofErr w:type="spellStart"/>
      <w:r w:rsidR="003E554B">
        <w:rPr>
          <w:lang w:eastAsia="ja-JP"/>
        </w:rPr>
        <w:t>Typesafe</w:t>
      </w:r>
      <w:proofErr w:type="spellEnd"/>
      <w:r w:rsidR="003E554B">
        <w:rPr>
          <w:lang w:eastAsia="ja-JP"/>
        </w:rPr>
        <w:t xml:space="preserve"> is known to operate a 2400 nodes </w:t>
      </w:r>
      <w:proofErr w:type="spellStart"/>
      <w:r w:rsidR="003E554B">
        <w:rPr>
          <w:lang w:eastAsia="ja-JP"/>
        </w:rPr>
        <w:t>Akka</w:t>
      </w:r>
      <w:proofErr w:type="spellEnd"/>
      <w:r w:rsidR="003E554B">
        <w:rPr>
          <w:lang w:eastAsia="ja-JP"/>
        </w:rPr>
        <w:t xml:space="preserve"> cluster.</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120" w:name="_Toc399660696"/>
      <w:bookmarkStart w:id="121" w:name="_Toc402095451"/>
      <w:r>
        <w:t>Spark Streaming</w:t>
      </w:r>
      <w:bookmarkStart w:id="122" w:name="_Toc399660697"/>
      <w:bookmarkEnd w:id="120"/>
      <w:bookmarkEnd w:id="121"/>
    </w:p>
    <w:p w:rsidR="00434329" w:rsidRPr="00434329" w:rsidRDefault="00434329" w:rsidP="005B5340">
      <w:pPr>
        <w:rPr>
          <w:lang w:eastAsia="ja-JP"/>
        </w:rPr>
      </w:pPr>
      <w:r w:rsidRPr="00434329">
        <w:rPr>
          <w:lang w:eastAsia="ja-JP"/>
        </w:rPr>
        <w:t>Apache Spark</w:t>
      </w:r>
      <w:r>
        <w:rPr>
          <w:rStyle w:val="FootnoteReference"/>
          <w:lang w:eastAsia="ja-JP"/>
        </w:rPr>
        <w:footnoteReference w:id="29"/>
      </w:r>
      <w:r w:rsidRPr="00434329">
        <w:rPr>
          <w:lang w:eastAsia="ja-JP"/>
        </w:rPr>
        <w:t xml:space="preserve"> is a general purpose cluster computing system designed to process large volumes of data in distributed and parallel manner</w:t>
      </w:r>
      <w:r w:rsidR="00D90E73">
        <w:rPr>
          <w:lang w:eastAsia="ja-JP"/>
        </w:rPr>
        <w:t xml:space="preserve">. </w:t>
      </w:r>
      <w:r w:rsidRPr="00434329">
        <w:rPr>
          <w:lang w:eastAsia="ja-JP"/>
        </w:rPr>
        <w:t>Spark Streaming</w:t>
      </w:r>
      <w:r w:rsidR="00D90E73">
        <w:rPr>
          <w:rStyle w:val="FootnoteReference"/>
          <w:lang w:eastAsia="ja-JP"/>
        </w:rPr>
        <w:footnoteReference w:id="30"/>
      </w:r>
      <w:r w:rsidRPr="00434329">
        <w:rPr>
          <w:lang w:eastAsia="ja-JP"/>
        </w:rPr>
        <w:t xml:space="preserve"> </w:t>
      </w:r>
      <w:r w:rsidR="005B5340">
        <w:rPr>
          <w:lang w:eastAsia="ja-JP"/>
        </w:rPr>
        <w:t>is an</w:t>
      </w:r>
      <w:r w:rsidRPr="00434329">
        <w:rPr>
          <w:lang w:eastAsia="ja-JP"/>
        </w:rPr>
        <w:t xml:space="preserve"> extension of Spark API that enables processing of live data streams</w:t>
      </w:r>
      <w:r w:rsidR="00F4445E">
        <w:rPr>
          <w:rStyle w:val="FootnoteReference"/>
          <w:lang w:eastAsia="ja-JP"/>
        </w:rPr>
        <w:footnoteReference w:id="31"/>
      </w:r>
      <w:r w:rsidR="0022644E">
        <w:rPr>
          <w:lang w:eastAsia="ja-JP"/>
        </w:rPr>
        <w:t>.</w:t>
      </w:r>
    </w:p>
    <w:p w:rsidR="003B4817" w:rsidRDefault="00726E9E" w:rsidP="009B0D66">
      <w:pPr>
        <w:rPr>
          <w:lang w:eastAsia="ja-JP"/>
        </w:rPr>
      </w:pPr>
      <w:r>
        <w:rPr>
          <w:lang w:eastAsia="ja-JP"/>
        </w:rPr>
        <w:t>The p</w:t>
      </w:r>
      <w:r w:rsidR="00434329" w:rsidRPr="00434329">
        <w:rPr>
          <w:lang w:eastAsia="ja-JP"/>
        </w:rPr>
        <w:t>rogramming model</w:t>
      </w:r>
      <w:r>
        <w:rPr>
          <w:lang w:eastAsia="ja-JP"/>
        </w:rPr>
        <w:t xml:space="preserve"> of Spark Streaming extends the </w:t>
      </w:r>
      <w:r w:rsidR="00434329" w:rsidRPr="00434329">
        <w:rPr>
          <w:lang w:eastAsia="ja-JP"/>
        </w:rPr>
        <w:t>Spark programming model</w:t>
      </w:r>
      <w:r>
        <w:rPr>
          <w:lang w:eastAsia="ja-JP"/>
        </w:rPr>
        <w:t xml:space="preserve"> and follows the functional programming paradigm.</w:t>
      </w:r>
      <w:r w:rsidR="00753286">
        <w:rPr>
          <w:lang w:eastAsia="ja-JP"/>
        </w:rPr>
        <w:t xml:space="preserve"> The programming model is data-centric, in sense that its focus is on the operations of data items.</w:t>
      </w:r>
      <w:r w:rsidR="000436FD">
        <w:rPr>
          <w:lang w:eastAsia="ja-JP"/>
        </w:rPr>
        <w:t xml:space="preserve"> D-Stream (or, discretized stream) is a basic abstraction that represents input data stream divided into batches (see </w:t>
      </w:r>
      <w:r w:rsidR="000436FD">
        <w:rPr>
          <w:lang w:eastAsia="ja-JP"/>
        </w:rPr>
        <w:fldChar w:fldCharType="begin"/>
      </w:r>
      <w:r w:rsidR="000436FD">
        <w:rPr>
          <w:lang w:eastAsia="ja-JP"/>
        </w:rPr>
        <w:instrText xml:space="preserve"> REF _Ref401141100 \h </w:instrText>
      </w:r>
      <w:r w:rsidR="000436FD">
        <w:rPr>
          <w:lang w:eastAsia="ja-JP"/>
        </w:rPr>
      </w:r>
      <w:r w:rsidR="000436FD">
        <w:rPr>
          <w:lang w:eastAsia="ja-JP"/>
        </w:rPr>
        <w:fldChar w:fldCharType="separate"/>
      </w:r>
      <w:ins w:id="123" w:author="Alexander Kofman" w:date="2014-10-26T14:38:00Z">
        <w:r w:rsidR="008A5D49">
          <w:t xml:space="preserve">Figure </w:t>
        </w:r>
        <w:r w:rsidR="008A5D49">
          <w:rPr>
            <w:rFonts w:hint="cs"/>
            <w:noProof/>
            <w:cs/>
          </w:rPr>
          <w:t>‎</w:t>
        </w:r>
        <w:r w:rsidR="008A5D49">
          <w:rPr>
            <w:noProof/>
          </w:rPr>
          <w:t>5</w:t>
        </w:r>
        <w:r w:rsidR="008A5D49">
          <w:t>.</w:t>
        </w:r>
        <w:r w:rsidR="008A5D49">
          <w:rPr>
            <w:noProof/>
          </w:rPr>
          <w:t>4</w:t>
        </w:r>
      </w:ins>
      <w:r w:rsidR="000436FD">
        <w:rPr>
          <w:lang w:eastAsia="ja-JP"/>
        </w:rPr>
        <w:fldChar w:fldCharType="end"/>
      </w:r>
      <w:r w:rsidR="000436FD">
        <w:rPr>
          <w:lang w:eastAsia="ja-JP"/>
        </w:rPr>
        <w:t>).</w:t>
      </w:r>
      <w:r w:rsidR="008E76B4">
        <w:rPr>
          <w:lang w:eastAsia="ja-JP"/>
        </w:rPr>
        <w:t xml:space="preserve"> The D-stream is represented as a sequence of RDDs where every RDD contains data from a certain time interval.</w:t>
      </w:r>
      <w:r w:rsidR="000F717F">
        <w:rPr>
          <w:lang w:eastAsia="ja-JP"/>
        </w:rPr>
        <w:t xml:space="preserve"> Programming logic is defined in the form of operations on D-streams where input of an operation is a d-stream and the output is another d-stream.</w:t>
      </w:r>
      <w:r w:rsidR="009B0D66">
        <w:rPr>
          <w:lang w:eastAsia="ja-JP"/>
        </w:rPr>
        <w:t xml:space="preserve"> A useful feature of Spark Streaming is window operations that are available “out of the box”.</w:t>
      </w:r>
    </w:p>
    <w:p w:rsidR="003B4817" w:rsidRDefault="003B4817" w:rsidP="003B4817">
      <w:pPr>
        <w:keepNext/>
      </w:pPr>
      <w:r>
        <w:rPr>
          <w:noProof/>
          <w:lang w:eastAsia="en-US" w:bidi="he-IL"/>
        </w:rPr>
        <w:drawing>
          <wp:inline distT="0" distB="0" distL="0" distR="0" wp14:anchorId="1C8833F6" wp14:editId="303E3597">
            <wp:extent cx="5493600" cy="1224000"/>
            <wp:effectExtent l="0" t="0" r="0" b="0"/>
            <wp:docPr id="39953" name="Picture 3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3600" cy="1224000"/>
                    </a:xfrm>
                    <a:prstGeom prst="rect">
                      <a:avLst/>
                    </a:prstGeom>
                    <a:noFill/>
                  </pic:spPr>
                </pic:pic>
              </a:graphicData>
            </a:graphic>
          </wp:inline>
        </w:drawing>
      </w:r>
    </w:p>
    <w:p w:rsidR="003B4817" w:rsidRDefault="003B4817" w:rsidP="003B4817">
      <w:pPr>
        <w:pStyle w:val="Caption"/>
      </w:pPr>
      <w:bookmarkStart w:id="124" w:name="_Ref401141100"/>
      <w:bookmarkStart w:id="125" w:name="_Toc402095481"/>
      <w:r>
        <w:t xml:space="preserve">Figure </w:t>
      </w:r>
      <w:r>
        <w:fldChar w:fldCharType="begin"/>
      </w:r>
      <w:r>
        <w:instrText xml:space="preserve"> STYLEREF 1 \s </w:instrText>
      </w:r>
      <w:r>
        <w:fldChar w:fldCharType="separate"/>
      </w:r>
      <w:r w:rsidR="008A5D49">
        <w:rPr>
          <w:rFonts w:hint="cs"/>
          <w:noProof/>
          <w:cs/>
        </w:rPr>
        <w:t>‎</w:t>
      </w:r>
      <w:r w:rsidR="008A5D49">
        <w:rPr>
          <w:noProof/>
        </w:rPr>
        <w:t>5</w:t>
      </w:r>
      <w:r>
        <w:fldChar w:fldCharType="end"/>
      </w:r>
      <w:r>
        <w:t>.</w:t>
      </w:r>
      <w:r>
        <w:fldChar w:fldCharType="begin"/>
      </w:r>
      <w:r>
        <w:instrText xml:space="preserve"> SEQ Figure \* ARABIC \s 1 </w:instrText>
      </w:r>
      <w:r>
        <w:fldChar w:fldCharType="separate"/>
      </w:r>
      <w:r w:rsidR="008A5D49">
        <w:rPr>
          <w:noProof/>
        </w:rPr>
        <w:t>4</w:t>
      </w:r>
      <w:r>
        <w:fldChar w:fldCharType="end"/>
      </w:r>
      <w:bookmarkEnd w:id="124"/>
      <w:r>
        <w:t xml:space="preserve"> - D-Stream is a major concept in Spark Streaming</w:t>
      </w:r>
      <w:bookmarkEnd w:id="125"/>
    </w:p>
    <w:p w:rsidR="00753286" w:rsidRPr="00434329" w:rsidRDefault="00434329" w:rsidP="00753286">
      <w:pPr>
        <w:rPr>
          <w:lang w:eastAsia="ja-JP"/>
        </w:rPr>
      </w:pPr>
      <w:r w:rsidRPr="00434329">
        <w:rPr>
          <w:lang w:eastAsia="ja-JP"/>
        </w:rPr>
        <w:t xml:space="preserve"> </w:t>
      </w:r>
    </w:p>
    <w:p w:rsidR="00434329" w:rsidRDefault="00D653E9" w:rsidP="00EC1F63">
      <w:pPr>
        <w:rPr>
          <w:lang w:eastAsia="ja-JP"/>
        </w:rPr>
      </w:pPr>
      <w:r>
        <w:rPr>
          <w:lang w:eastAsia="ja-JP"/>
        </w:rPr>
        <w:t>Spark Streaming deals with failures by providing m</w:t>
      </w:r>
      <w:r w:rsidR="00434329" w:rsidRPr="00434329">
        <w:rPr>
          <w:lang w:eastAsia="ja-JP"/>
        </w:rPr>
        <w:t xml:space="preserve">echanisms for </w:t>
      </w:r>
      <w:r>
        <w:rPr>
          <w:lang w:eastAsia="ja-JP"/>
        </w:rPr>
        <w:t xml:space="preserve">responding to a </w:t>
      </w:r>
      <w:r w:rsidR="00434329" w:rsidRPr="00434329">
        <w:rPr>
          <w:lang w:eastAsia="ja-JP"/>
        </w:rPr>
        <w:t xml:space="preserve">worker </w:t>
      </w:r>
      <w:r>
        <w:rPr>
          <w:lang w:eastAsia="ja-JP"/>
        </w:rPr>
        <w:t xml:space="preserve">or a driver </w:t>
      </w:r>
      <w:r w:rsidR="00434329" w:rsidRPr="00434329">
        <w:rPr>
          <w:lang w:eastAsia="ja-JP"/>
        </w:rPr>
        <w:t>node failure</w:t>
      </w:r>
      <w:r>
        <w:rPr>
          <w:lang w:eastAsia="ja-JP"/>
        </w:rPr>
        <w:t xml:space="preserve">. The replication mechanism allows </w:t>
      </w:r>
      <w:proofErr w:type="spellStart"/>
      <w:r>
        <w:rPr>
          <w:lang w:eastAsia="ja-JP"/>
        </w:rPr>
        <w:t>recomputing</w:t>
      </w:r>
      <w:proofErr w:type="spellEnd"/>
      <w:r>
        <w:rPr>
          <w:lang w:eastAsia="ja-JP"/>
        </w:rPr>
        <w:t xml:space="preserve"> the RDD from the original data set.</w:t>
      </w:r>
      <w:r w:rsidR="00EC1F63">
        <w:rPr>
          <w:lang w:eastAsia="ja-JP"/>
        </w:rPr>
        <w:t xml:space="preserve"> </w:t>
      </w:r>
      <w:r w:rsidR="00EC1F63" w:rsidRPr="00EC1F63">
        <w:rPr>
          <w:lang w:eastAsia="ja-JP"/>
        </w:rPr>
        <w:t xml:space="preserve">In </w:t>
      </w:r>
      <w:r w:rsidR="00EC1F63" w:rsidRPr="00EC1F63">
        <w:rPr>
          <w:lang w:eastAsia="ja-JP"/>
        </w:rPr>
        <w:lastRenderedPageBreak/>
        <w:t xml:space="preserve">contrast the other frameworks that support at-least-once message delivery, Spark streaming provides </w:t>
      </w:r>
      <w:proofErr w:type="spellStart"/>
      <w:r w:rsidR="00EC1F63" w:rsidRPr="00EC1F63">
        <w:rPr>
          <w:lang w:eastAsia="ja-JP"/>
        </w:rPr>
        <w:t>statefull</w:t>
      </w:r>
      <w:proofErr w:type="spellEnd"/>
      <w:r w:rsidR="00EC1F63" w:rsidRPr="00EC1F63">
        <w:rPr>
          <w:lang w:eastAsia="ja-JP"/>
        </w:rPr>
        <w:t xml:space="preserve"> exactly-once delivery semantics</w:t>
      </w:r>
      <w:r w:rsidR="00EC1F63">
        <w:rPr>
          <w:rStyle w:val="FootnoteReference"/>
          <w:lang w:eastAsia="ja-JP"/>
        </w:rPr>
        <w:footnoteReference w:id="32"/>
      </w:r>
      <w:r w:rsidR="00EC1F63">
        <w:rPr>
          <w:lang w:eastAsia="ja-JP"/>
        </w:rPr>
        <w:t>.</w:t>
      </w:r>
    </w:p>
    <w:p w:rsidR="00E93CA4" w:rsidRDefault="00E93CA4" w:rsidP="00D653E9">
      <w:pPr>
        <w:rPr>
          <w:lang w:eastAsia="ja-JP"/>
        </w:rPr>
      </w:pPr>
      <w:r>
        <w:rPr>
          <w:lang w:eastAsia="ja-JP"/>
        </w:rPr>
        <w:t>Scala and Java APIs are available.</w:t>
      </w:r>
    </w:p>
    <w:p w:rsidR="0066735D" w:rsidRDefault="0066735D" w:rsidP="00EA48C8">
      <w:pPr>
        <w:rPr>
          <w:lang w:eastAsia="ja-JP"/>
        </w:rPr>
      </w:pPr>
      <w:r>
        <w:rPr>
          <w:lang w:eastAsia="ja-JP"/>
        </w:rPr>
        <w:t xml:space="preserve">Spark Streaming supports variety of data sources and sinks. Among them are various messaging systems (e.g. Kafka, </w:t>
      </w:r>
      <w:proofErr w:type="spellStart"/>
      <w:r>
        <w:rPr>
          <w:lang w:eastAsia="ja-JP"/>
        </w:rPr>
        <w:t>ZeroMQ</w:t>
      </w:r>
      <w:proofErr w:type="spellEnd"/>
      <w:r>
        <w:rPr>
          <w:lang w:eastAsia="ja-JP"/>
        </w:rPr>
        <w:t>), HDFS, Twitter, databases, dashboards, etc.</w:t>
      </w:r>
    </w:p>
    <w:p w:rsidR="00EA48C8" w:rsidRDefault="00EA48C8" w:rsidP="00EA48C8">
      <w:pPr>
        <w:rPr>
          <w:lang w:eastAsia="ja-JP"/>
        </w:rPr>
      </w:pPr>
      <w:r>
        <w:rPr>
          <w:lang w:eastAsia="ja-JP"/>
        </w:rPr>
        <w:t>Among other nice features, there are modules implementing some machine learning and graph analysis algorithms.</w:t>
      </w:r>
    </w:p>
    <w:p w:rsidR="00B73EFA" w:rsidRPr="00434329" w:rsidRDefault="00B73EFA" w:rsidP="008A21AC">
      <w:pPr>
        <w:rPr>
          <w:lang w:eastAsia="ja-JP"/>
        </w:rPr>
      </w:pPr>
      <w:r>
        <w:rPr>
          <w:lang w:eastAsia="ja-JP"/>
        </w:rPr>
        <w:t xml:space="preserve">Performance benchmarks available on the web report throughput of 670 K records per second. The same benchmark </w:t>
      </w:r>
      <w:r w:rsidR="008A21AC">
        <w:rPr>
          <w:lang w:eastAsia="ja-JP"/>
        </w:rPr>
        <w:t>run on Storm gave 115 K records /second. That said, as we mentioned above, performance benchmarks are highly application dependent and it is hard to rely on a specific benchmark result in regard to our project.</w:t>
      </w:r>
    </w:p>
    <w:p w:rsidR="00622E22" w:rsidRPr="00622E22" w:rsidRDefault="00551C5B" w:rsidP="001E1D01">
      <w:pPr>
        <w:rPr>
          <w:lang w:eastAsia="ja-JP"/>
        </w:rPr>
      </w:pPr>
      <w:r>
        <w:rPr>
          <w:lang w:eastAsia="ja-JP"/>
        </w:rPr>
        <w:t xml:space="preserve">Spark Streaming is part of the Apache Spark project which is a top-level project in Apache </w:t>
      </w:r>
      <w:r w:rsidR="001E1D01">
        <w:rPr>
          <w:lang w:eastAsia="ja-JP"/>
        </w:rPr>
        <w:t>organization</w:t>
      </w:r>
      <w:r>
        <w:rPr>
          <w:lang w:eastAsia="ja-JP"/>
        </w:rPr>
        <w:t>.</w:t>
      </w:r>
    </w:p>
    <w:p w:rsidR="006D5CF6" w:rsidRDefault="006D5CF6" w:rsidP="005A275C">
      <w:pPr>
        <w:pStyle w:val="Heading2"/>
        <w:keepLines w:val="0"/>
        <w:tabs>
          <w:tab w:val="num" w:pos="709"/>
          <w:tab w:val="num" w:pos="2249"/>
        </w:tabs>
        <w:spacing w:before="480" w:after="240" w:line="240" w:lineRule="auto"/>
        <w:ind w:left="709" w:hanging="709"/>
        <w:contextualSpacing w:val="0"/>
      </w:pPr>
      <w:bookmarkStart w:id="126" w:name="_Ref399941180"/>
      <w:bookmarkStart w:id="127" w:name="_Toc402095452"/>
      <w:r>
        <w:t>Streaming technolog</w:t>
      </w:r>
      <w:r w:rsidR="005A275C">
        <w:t>ies</w:t>
      </w:r>
      <w:r>
        <w:t xml:space="preserve"> </w:t>
      </w:r>
      <w:r w:rsidR="0073646D">
        <w:t>–</w:t>
      </w:r>
      <w:r>
        <w:t xml:space="preserve"> conclusion</w:t>
      </w:r>
      <w:bookmarkEnd w:id="127"/>
    </w:p>
    <w:p w:rsidR="00A717BF" w:rsidRDefault="002B394B" w:rsidP="00A717BF">
      <w:pPr>
        <w:rPr>
          <w:lang w:eastAsia="ja-JP"/>
        </w:rPr>
      </w:pPr>
      <w:r>
        <w:rPr>
          <w:lang w:eastAsia="ja-JP"/>
        </w:rPr>
        <w:t>All the evaluated technologies</w:t>
      </w:r>
      <w:r w:rsidR="00FF3E94">
        <w:rPr>
          <w:lang w:eastAsia="ja-JP"/>
        </w:rPr>
        <w:t xml:space="preserve"> match our requirements for the stream processing platform. The performance results look very promising even though need more thorough testing on SPEEDD workload. All provide good rich support for connectivity and extensibility.</w:t>
      </w:r>
    </w:p>
    <w:p w:rsidR="0073646D" w:rsidRDefault="00410FEF" w:rsidP="00A717BF">
      <w:pPr>
        <w:rPr>
          <w:lang w:eastAsia="ja-JP"/>
        </w:rPr>
      </w:pPr>
      <w:r>
        <w:rPr>
          <w:lang w:eastAsia="ja-JP"/>
        </w:rPr>
        <w:t xml:space="preserve">In terms of maturity of the technology, Spark Streaming and Storm seem to be more widely used and tested than </w:t>
      </w:r>
      <w:proofErr w:type="spellStart"/>
      <w:r>
        <w:rPr>
          <w:lang w:eastAsia="ja-JP"/>
        </w:rPr>
        <w:t>Akka</w:t>
      </w:r>
      <w:proofErr w:type="spellEnd"/>
      <w:r>
        <w:rPr>
          <w:lang w:eastAsia="ja-JP"/>
        </w:rPr>
        <w:t xml:space="preserve">. Storm seems to be most popular based on the amount of information and reference available on </w:t>
      </w:r>
      <w:r w:rsidR="0006382F">
        <w:rPr>
          <w:lang w:eastAsia="ja-JP"/>
        </w:rPr>
        <w:t xml:space="preserve">the </w:t>
      </w:r>
      <w:r w:rsidR="00CC00D7">
        <w:rPr>
          <w:lang w:eastAsia="ja-JP"/>
        </w:rPr>
        <w:t>W</w:t>
      </w:r>
      <w:r>
        <w:rPr>
          <w:lang w:eastAsia="ja-JP"/>
        </w:rPr>
        <w:t>eb.</w:t>
      </w:r>
    </w:p>
    <w:p w:rsidR="00A717BF" w:rsidRDefault="00A717BF" w:rsidP="00A717BF">
      <w:pPr>
        <w:rPr>
          <w:lang w:eastAsia="ja-JP"/>
        </w:rPr>
      </w:pPr>
      <w:r>
        <w:rPr>
          <w:lang w:eastAsia="ja-JP"/>
        </w:rPr>
        <w:t xml:space="preserve">From the programming model perspective we tend to prefer </w:t>
      </w:r>
      <w:proofErr w:type="spellStart"/>
      <w:r>
        <w:rPr>
          <w:lang w:eastAsia="ja-JP"/>
        </w:rPr>
        <w:t>Akka</w:t>
      </w:r>
      <w:proofErr w:type="spellEnd"/>
      <w:r>
        <w:rPr>
          <w:lang w:eastAsia="ja-JP"/>
        </w:rPr>
        <w:t xml:space="preserve"> and Storm over Spark Streaming, because the functional data-centric programming model implemented in Spark Streaming is less aligned with Proton implementation architecture. </w:t>
      </w:r>
      <w:proofErr w:type="spellStart"/>
      <w:r>
        <w:rPr>
          <w:lang w:eastAsia="ja-JP"/>
        </w:rPr>
        <w:t>Akka</w:t>
      </w:r>
      <w:proofErr w:type="spellEnd"/>
      <w:r>
        <w:rPr>
          <w:lang w:eastAsia="ja-JP"/>
        </w:rPr>
        <w:t xml:space="preserve"> provides the strongest </w:t>
      </w:r>
      <w:proofErr w:type="gramStart"/>
      <w:r>
        <w:rPr>
          <w:lang w:eastAsia="ja-JP"/>
        </w:rPr>
        <w:t>alignment  and</w:t>
      </w:r>
      <w:proofErr w:type="gramEnd"/>
      <w:r>
        <w:rPr>
          <w:lang w:eastAsia="ja-JP"/>
        </w:rPr>
        <w:t xml:space="preserve"> flexibility however the capabilities of Storm are good enough for our needs.</w:t>
      </w:r>
      <w:r w:rsidR="00262088">
        <w:rPr>
          <w:lang w:eastAsia="ja-JP"/>
        </w:rPr>
        <w:t xml:space="preserve"> Also, Storm is stronger than the two other candidates in terms of supported languages (</w:t>
      </w:r>
      <w:proofErr w:type="spellStart"/>
      <w:r w:rsidR="00262088">
        <w:rPr>
          <w:lang w:eastAsia="ja-JP"/>
        </w:rPr>
        <w:t>Akka</w:t>
      </w:r>
      <w:proofErr w:type="spellEnd"/>
      <w:r w:rsidR="00262088">
        <w:rPr>
          <w:lang w:eastAsia="ja-JP"/>
        </w:rPr>
        <w:t xml:space="preserve"> and Spark are Scala/Java only).</w:t>
      </w:r>
    </w:p>
    <w:p w:rsidR="00F41AE7" w:rsidRDefault="00F41AE7" w:rsidP="00F41AE7">
      <w:pPr>
        <w:rPr>
          <w:lang w:eastAsia="ja-JP"/>
        </w:rPr>
      </w:pPr>
      <w:r>
        <w:rPr>
          <w:lang w:eastAsia="ja-JP"/>
        </w:rPr>
        <w:t>Another important criterion mentioned above is the code reuse and collaboration with other projects. Storm is the stream platform chosen by FERARI, and at the moment of current evaluation there was work in progress on porting Proton on Storm. Building SPEEDD on Storm would provide better reuse opportunity than other platforms.</w:t>
      </w:r>
    </w:p>
    <w:p w:rsidR="00F41AE7" w:rsidRDefault="00F41AE7" w:rsidP="00F41AE7">
      <w:pPr>
        <w:rPr>
          <w:lang w:eastAsia="ja-JP"/>
        </w:rPr>
      </w:pPr>
      <w:r>
        <w:rPr>
          <w:lang w:eastAsia="ja-JP"/>
        </w:rPr>
        <w:t>Weighing all the considered results we decided to choose Storm as our stream processing infrastructure.</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128" w:name="_Toc402095453"/>
      <w:r>
        <w:lastRenderedPageBreak/>
        <w:t>Choice of the Messaging Platform</w:t>
      </w:r>
      <w:bookmarkEnd w:id="122"/>
      <w:bookmarkEnd w:id="126"/>
      <w:bookmarkEnd w:id="128"/>
    </w:p>
    <w:p w:rsidR="00200C80" w:rsidRDefault="003B0FAD" w:rsidP="00200C80">
      <w:pPr>
        <w:rPr>
          <w:lang w:eastAsia="ja-JP"/>
        </w:rPr>
      </w:pPr>
      <w:r>
        <w:rPr>
          <w:lang w:eastAsia="ja-JP"/>
        </w:rPr>
        <w:t>Our requirements to the messaging platform for building the event bus infrastructure for SPEED</w:t>
      </w:r>
      <w:r w:rsidR="009C58D4">
        <w:rPr>
          <w:lang w:eastAsia="ja-JP"/>
        </w:rPr>
        <w:t>D</w:t>
      </w:r>
      <w:r>
        <w:rPr>
          <w:lang w:eastAsia="ja-JP"/>
        </w:rPr>
        <w:t xml:space="preserve"> include:</w:t>
      </w:r>
    </w:p>
    <w:p w:rsidR="003B0FAD" w:rsidRDefault="003B0FAD" w:rsidP="003B0FAD">
      <w:pPr>
        <w:pStyle w:val="ListParagraph"/>
        <w:numPr>
          <w:ilvl w:val="0"/>
          <w:numId w:val="31"/>
        </w:numPr>
        <w:rPr>
          <w:lang w:eastAsia="ja-JP"/>
        </w:rPr>
      </w:pPr>
      <w:r>
        <w:rPr>
          <w:lang w:eastAsia="ja-JP"/>
        </w:rPr>
        <w:t>Publish and subscribe capabilities</w:t>
      </w:r>
    </w:p>
    <w:p w:rsidR="003B0FAD" w:rsidRDefault="003B0FAD" w:rsidP="003B0FAD">
      <w:pPr>
        <w:pStyle w:val="ListParagraph"/>
        <w:numPr>
          <w:ilvl w:val="0"/>
          <w:numId w:val="31"/>
        </w:numPr>
        <w:rPr>
          <w:lang w:eastAsia="ja-JP"/>
        </w:rPr>
      </w:pPr>
      <w:r>
        <w:rPr>
          <w:lang w:eastAsia="ja-JP"/>
        </w:rPr>
        <w:t>Scalability and performance – at least 10 K/s</w:t>
      </w:r>
    </w:p>
    <w:p w:rsidR="003B0FAD" w:rsidRDefault="003B0FAD" w:rsidP="003B0FAD">
      <w:pPr>
        <w:pStyle w:val="ListParagraph"/>
        <w:numPr>
          <w:ilvl w:val="0"/>
          <w:numId w:val="31"/>
        </w:numPr>
        <w:rPr>
          <w:lang w:eastAsia="ja-JP"/>
        </w:rPr>
      </w:pPr>
      <w:r>
        <w:rPr>
          <w:lang w:eastAsia="ja-JP"/>
        </w:rPr>
        <w:t>Ordering of messages – order of events is important. Although there are some capabilities in Proton to deal with out-of-order events, these might not be present or be hard to implement for other components of SPEEDD</w:t>
      </w:r>
    </w:p>
    <w:p w:rsidR="003B0FAD" w:rsidRDefault="003B0FAD" w:rsidP="003B0FAD">
      <w:pPr>
        <w:pStyle w:val="ListParagraph"/>
        <w:numPr>
          <w:ilvl w:val="0"/>
          <w:numId w:val="31"/>
        </w:numPr>
        <w:rPr>
          <w:lang w:eastAsia="ja-JP"/>
        </w:rPr>
      </w:pPr>
      <w:r>
        <w:rPr>
          <w:lang w:eastAsia="ja-JP"/>
        </w:rPr>
        <w:t>Ease of use in prototype – we need a light-weight simple technology that could run on a developer’s laptop for development and testing purposes and still allow large deployment to stand real-world scale message rates</w:t>
      </w:r>
    </w:p>
    <w:p w:rsidR="00970520" w:rsidRDefault="00970520" w:rsidP="001C77A5">
      <w:pPr>
        <w:pStyle w:val="ListParagraph"/>
        <w:numPr>
          <w:ilvl w:val="0"/>
          <w:numId w:val="31"/>
        </w:numPr>
        <w:rPr>
          <w:lang w:eastAsia="ja-JP"/>
        </w:rPr>
      </w:pPr>
      <w:r>
        <w:rPr>
          <w:lang w:eastAsia="ja-JP"/>
        </w:rPr>
        <w:t xml:space="preserve">Fault-tolerance – as mentioned in </w:t>
      </w:r>
      <w:r>
        <w:rPr>
          <w:lang w:eastAsia="ja-JP"/>
        </w:rPr>
        <w:fldChar w:fldCharType="begin"/>
      </w:r>
      <w:r>
        <w:rPr>
          <w:lang w:eastAsia="ja-JP"/>
        </w:rPr>
        <w:instrText xml:space="preserve"> REF _Ref402081642 \r \h </w:instrText>
      </w:r>
      <w:r>
        <w:rPr>
          <w:lang w:eastAsia="ja-JP"/>
        </w:rPr>
      </w:r>
      <w:r>
        <w:rPr>
          <w:lang w:eastAsia="ja-JP"/>
        </w:rPr>
        <w:fldChar w:fldCharType="separate"/>
      </w:r>
      <w:r w:rsidR="008A5D49">
        <w:rPr>
          <w:rFonts w:hint="cs"/>
          <w:cs/>
          <w:lang w:eastAsia="ja-JP"/>
        </w:rPr>
        <w:t>‎</w:t>
      </w:r>
      <w:r w:rsidR="008A5D49">
        <w:rPr>
          <w:lang w:eastAsia="ja-JP"/>
        </w:rPr>
        <w:t>2.8.2</w:t>
      </w:r>
      <w:r>
        <w:rPr>
          <w:lang w:eastAsia="ja-JP"/>
        </w:rPr>
        <w:fldChar w:fldCharType="end"/>
      </w:r>
      <w:r w:rsidR="001C77A5">
        <w:rPr>
          <w:lang w:eastAsia="ja-JP"/>
        </w:rPr>
        <w:t>, we need a robust messaging platform that would allow continuous running of SPEEDD prototype on large amount of data coming at high rate in face of occasional local failures</w:t>
      </w:r>
    </w:p>
    <w:p w:rsidR="00AD513E" w:rsidRDefault="004406B3" w:rsidP="00AD513E">
      <w:pPr>
        <w:rPr>
          <w:lang w:eastAsia="ja-JP"/>
        </w:rPr>
      </w:pPr>
      <w:r>
        <w:rPr>
          <w:lang w:eastAsia="ja-JP"/>
        </w:rPr>
        <w:t xml:space="preserve">The technologies we considered as potential candidates for SPEEDD were </w:t>
      </w:r>
      <w:proofErr w:type="spellStart"/>
      <w:r>
        <w:rPr>
          <w:lang w:eastAsia="ja-JP"/>
        </w:rPr>
        <w:t>RabbitMQ</w:t>
      </w:r>
      <w:proofErr w:type="spellEnd"/>
      <w:r>
        <w:rPr>
          <w:lang w:eastAsia="ja-JP"/>
        </w:rPr>
        <w:t xml:space="preserve">, Kafka, </w:t>
      </w:r>
      <w:proofErr w:type="spellStart"/>
      <w:r w:rsidR="00A36080">
        <w:rPr>
          <w:lang w:eastAsia="ja-JP"/>
        </w:rPr>
        <w:t>ActiveMQ</w:t>
      </w:r>
      <w:proofErr w:type="spellEnd"/>
      <w:r w:rsidR="00A36080">
        <w:rPr>
          <w:lang w:eastAsia="ja-JP"/>
        </w:rPr>
        <w:t xml:space="preserve">, and </w:t>
      </w:r>
      <w:proofErr w:type="spellStart"/>
      <w:r w:rsidR="00A36080">
        <w:rPr>
          <w:lang w:eastAsia="ja-JP"/>
        </w:rPr>
        <w:t>ZeroMQ</w:t>
      </w:r>
      <w:proofErr w:type="spellEnd"/>
      <w:r w:rsidR="00A36080">
        <w:rPr>
          <w:lang w:eastAsia="ja-JP"/>
        </w:rPr>
        <w:t xml:space="preserve"> – all are highly popular and widely used.</w:t>
      </w:r>
    </w:p>
    <w:p w:rsidR="006F2BAB" w:rsidRDefault="006F2BAB" w:rsidP="006F2BAB">
      <w:pPr>
        <w:rPr>
          <w:lang w:eastAsia="ja-JP"/>
        </w:rPr>
      </w:pPr>
      <w:proofErr w:type="spellStart"/>
      <w:r>
        <w:rPr>
          <w:lang w:eastAsia="ja-JP"/>
        </w:rPr>
        <w:t>RabbitMQ</w:t>
      </w:r>
      <w:proofErr w:type="spellEnd"/>
      <w:r>
        <w:rPr>
          <w:lang w:eastAsia="ja-JP"/>
        </w:rPr>
        <w:t xml:space="preserve"> is the l</w:t>
      </w:r>
      <w:r w:rsidRPr="006F2BAB">
        <w:rPr>
          <w:lang w:eastAsia="ja-JP"/>
        </w:rPr>
        <w:t>eading implementation of AMQP protocol</w:t>
      </w:r>
      <w:r>
        <w:rPr>
          <w:lang w:eastAsia="ja-JP"/>
        </w:rPr>
        <w:t>. I</w:t>
      </w:r>
      <w:r w:rsidRPr="006F2BAB">
        <w:rPr>
          <w:lang w:eastAsia="ja-JP"/>
        </w:rPr>
        <w:t>mplementing a standard is a strong benefit as it allows for better integration with external systems (esp. in finance domain)</w:t>
      </w:r>
      <w:r>
        <w:rPr>
          <w:lang w:eastAsia="ja-JP"/>
        </w:rPr>
        <w:t xml:space="preserve">. </w:t>
      </w:r>
      <w:proofErr w:type="spellStart"/>
      <w:r>
        <w:rPr>
          <w:lang w:eastAsia="ja-JP"/>
        </w:rPr>
        <w:t>RabbitMQ</w:t>
      </w:r>
      <w:proofErr w:type="spellEnd"/>
      <w:r>
        <w:rPr>
          <w:lang w:eastAsia="ja-JP"/>
        </w:rPr>
        <w:t xml:space="preserve"> is more mature than Kafka, and provides rich routing capabilities. However, there is no </w:t>
      </w:r>
      <w:r w:rsidRPr="006F2BAB">
        <w:rPr>
          <w:lang w:eastAsia="ja-JP"/>
        </w:rPr>
        <w:t>guarantee on order delivery</w:t>
      </w:r>
      <w:r>
        <w:rPr>
          <w:lang w:eastAsia="ja-JP"/>
        </w:rPr>
        <w:t xml:space="preserve">. Among the strengths – </w:t>
      </w:r>
      <w:proofErr w:type="spellStart"/>
      <w:r>
        <w:rPr>
          <w:lang w:eastAsia="ja-JP"/>
        </w:rPr>
        <w:t>RabbitMQ</w:t>
      </w:r>
      <w:proofErr w:type="spellEnd"/>
      <w:r>
        <w:rPr>
          <w:lang w:eastAsia="ja-JP"/>
        </w:rPr>
        <w:t xml:space="preserve"> o</w:t>
      </w:r>
      <w:r w:rsidRPr="006F2BAB">
        <w:rPr>
          <w:lang w:eastAsia="ja-JP"/>
        </w:rPr>
        <w:t xml:space="preserve">utperforms </w:t>
      </w:r>
      <w:proofErr w:type="spellStart"/>
      <w:r w:rsidRPr="006F2BAB">
        <w:rPr>
          <w:lang w:eastAsia="ja-JP"/>
        </w:rPr>
        <w:t>ActiveMQ</w:t>
      </w:r>
      <w:proofErr w:type="spellEnd"/>
      <w:r w:rsidRPr="006F2BAB">
        <w:rPr>
          <w:lang w:eastAsia="ja-JP"/>
        </w:rPr>
        <w:t xml:space="preserve"> by factor of 3</w:t>
      </w:r>
      <w:r>
        <w:rPr>
          <w:lang w:eastAsia="ja-JP"/>
        </w:rPr>
        <w:t>.</w:t>
      </w:r>
    </w:p>
    <w:p w:rsidR="0007120C" w:rsidRDefault="0026005A" w:rsidP="006F2BAB">
      <w:pPr>
        <w:rPr>
          <w:lang w:eastAsia="ja-JP"/>
        </w:rPr>
      </w:pPr>
      <w:proofErr w:type="spellStart"/>
      <w:r>
        <w:rPr>
          <w:lang w:eastAsia="ja-JP"/>
        </w:rPr>
        <w:t>ZeroMQ</w:t>
      </w:r>
      <w:proofErr w:type="spellEnd"/>
      <w:r>
        <w:rPr>
          <w:lang w:eastAsia="ja-JP"/>
        </w:rPr>
        <w:t xml:space="preserve"> is a library of messaging capabilities. It provides the best performance comparing to </w:t>
      </w:r>
      <w:proofErr w:type="spellStart"/>
      <w:r>
        <w:rPr>
          <w:lang w:eastAsia="ja-JP"/>
        </w:rPr>
        <w:t>RabbitMQ</w:t>
      </w:r>
      <w:proofErr w:type="spellEnd"/>
      <w:r>
        <w:rPr>
          <w:lang w:eastAsia="ja-JP"/>
        </w:rPr>
        <w:t xml:space="preserve"> and </w:t>
      </w:r>
      <w:proofErr w:type="spellStart"/>
      <w:r>
        <w:rPr>
          <w:lang w:eastAsia="ja-JP"/>
        </w:rPr>
        <w:t>ActiveMQ</w:t>
      </w:r>
      <w:proofErr w:type="spellEnd"/>
      <w:r>
        <w:rPr>
          <w:lang w:eastAsia="ja-JP"/>
        </w:rPr>
        <w:t xml:space="preserve"> but is too low level and would require a significant development effort to build our custom messaging solution using </w:t>
      </w:r>
      <w:proofErr w:type="spellStart"/>
      <w:r>
        <w:rPr>
          <w:lang w:eastAsia="ja-JP"/>
        </w:rPr>
        <w:t>ZeroMQ</w:t>
      </w:r>
      <w:proofErr w:type="spellEnd"/>
      <w:r>
        <w:rPr>
          <w:lang w:eastAsia="ja-JP"/>
        </w:rPr>
        <w:t>-provided building blocks.</w:t>
      </w:r>
    </w:p>
    <w:p w:rsidR="005E5CAE" w:rsidRDefault="005E5CAE" w:rsidP="006F2BAB">
      <w:pPr>
        <w:rPr>
          <w:lang w:eastAsia="ja-JP"/>
        </w:rPr>
      </w:pPr>
      <w:r>
        <w:rPr>
          <w:lang w:eastAsia="ja-JP"/>
        </w:rPr>
        <w:t xml:space="preserve">Among the strong sides of </w:t>
      </w:r>
      <w:proofErr w:type="spellStart"/>
      <w:r>
        <w:rPr>
          <w:lang w:eastAsia="ja-JP"/>
        </w:rPr>
        <w:t>ActiveMQ</w:t>
      </w:r>
      <w:proofErr w:type="spellEnd"/>
      <w:r>
        <w:rPr>
          <w:lang w:eastAsia="ja-JP"/>
        </w:rPr>
        <w:t xml:space="preserve"> is high </w:t>
      </w:r>
      <w:proofErr w:type="gramStart"/>
      <w:r>
        <w:rPr>
          <w:lang w:eastAsia="ja-JP"/>
        </w:rPr>
        <w:t>configurability,</w:t>
      </w:r>
      <w:proofErr w:type="gramEnd"/>
      <w:r>
        <w:rPr>
          <w:lang w:eastAsia="ja-JP"/>
        </w:rPr>
        <w:t xml:space="preserve"> however its reportedly poor performance (22 </w:t>
      </w:r>
      <w:proofErr w:type="spellStart"/>
      <w:r>
        <w:rPr>
          <w:lang w:eastAsia="ja-JP"/>
        </w:rPr>
        <w:t>msgs</w:t>
      </w:r>
      <w:proofErr w:type="spellEnd"/>
      <w:r>
        <w:rPr>
          <w:lang w:eastAsia="ja-JP"/>
        </w:rPr>
        <w:t>/sec in persistent mode</w:t>
      </w:r>
      <w:r>
        <w:rPr>
          <w:rStyle w:val="FootnoteReference"/>
          <w:lang w:eastAsia="ja-JP"/>
        </w:rPr>
        <w:footnoteReference w:id="33"/>
      </w:r>
      <w:r>
        <w:rPr>
          <w:lang w:eastAsia="ja-JP"/>
        </w:rPr>
        <w:t>)</w:t>
      </w:r>
      <w:r w:rsidR="0025673D">
        <w:rPr>
          <w:lang w:eastAsia="ja-JP"/>
        </w:rPr>
        <w:t xml:space="preserve"> does not match our needs.</w:t>
      </w:r>
    </w:p>
    <w:p w:rsidR="00F02FC8" w:rsidRPr="00F02FC8" w:rsidRDefault="00F02FC8" w:rsidP="0031625B">
      <w:pPr>
        <w:rPr>
          <w:lang w:eastAsia="ja-JP"/>
        </w:rPr>
      </w:pPr>
      <w:r>
        <w:rPr>
          <w:lang w:eastAsia="ja-JP"/>
        </w:rPr>
        <w:t xml:space="preserve">Kafka </w:t>
      </w:r>
      <w:r w:rsidR="00DB4145">
        <w:rPr>
          <w:lang w:eastAsia="ja-JP"/>
        </w:rPr>
        <w:t>provides p</w:t>
      </w:r>
      <w:r w:rsidRPr="00F02FC8">
        <w:rPr>
          <w:lang w:eastAsia="ja-JP"/>
        </w:rPr>
        <w:t xml:space="preserve">artitioning of </w:t>
      </w:r>
      <w:r w:rsidR="00DB4145">
        <w:rPr>
          <w:lang w:eastAsia="ja-JP"/>
        </w:rPr>
        <w:t xml:space="preserve">a </w:t>
      </w:r>
      <w:r w:rsidRPr="00F02FC8">
        <w:rPr>
          <w:lang w:eastAsia="ja-JP"/>
        </w:rPr>
        <w:t>fire hose of events into durable brokers with cursors</w:t>
      </w:r>
      <w:r w:rsidR="00DB4145">
        <w:rPr>
          <w:lang w:eastAsia="ja-JP"/>
        </w:rPr>
        <w:t xml:space="preserve"> – a very scalable approach. It supports </w:t>
      </w:r>
      <w:r w:rsidRPr="00F02FC8">
        <w:rPr>
          <w:lang w:eastAsia="ja-JP"/>
        </w:rPr>
        <w:t>both online and</w:t>
      </w:r>
      <w:r w:rsidR="00DB4145">
        <w:rPr>
          <w:lang w:eastAsia="ja-JP"/>
        </w:rPr>
        <w:t xml:space="preserve"> batch consumers and producers. D</w:t>
      </w:r>
      <w:r w:rsidRPr="00F02FC8">
        <w:rPr>
          <w:lang w:eastAsia="ja-JP"/>
        </w:rPr>
        <w:t>esigned from the beginning to deal with large volumes of messages</w:t>
      </w:r>
      <w:r w:rsidR="00DB4145">
        <w:rPr>
          <w:lang w:eastAsia="ja-JP"/>
        </w:rPr>
        <w:t xml:space="preserve">, Kafka provides a very simple </w:t>
      </w:r>
      <w:r w:rsidRPr="00F02FC8">
        <w:rPr>
          <w:lang w:eastAsia="ja-JP"/>
        </w:rPr>
        <w:t>routing approach – topic based only</w:t>
      </w:r>
      <w:r w:rsidR="008C5A0F">
        <w:rPr>
          <w:lang w:eastAsia="ja-JP"/>
        </w:rPr>
        <w:t>,</w:t>
      </w:r>
      <w:r w:rsidR="00DB4145">
        <w:rPr>
          <w:lang w:eastAsia="ja-JP"/>
        </w:rPr>
        <w:t xml:space="preserve"> which is suffic</w:t>
      </w:r>
      <w:r w:rsidR="008C5A0F">
        <w:rPr>
          <w:lang w:eastAsia="ja-JP"/>
        </w:rPr>
        <w:t>ient for SPEED</w:t>
      </w:r>
      <w:r w:rsidR="00E5674A">
        <w:rPr>
          <w:lang w:eastAsia="ja-JP"/>
        </w:rPr>
        <w:t>D messaging needs.</w:t>
      </w:r>
      <w:r w:rsidR="00E66481">
        <w:rPr>
          <w:lang w:eastAsia="ja-JP"/>
        </w:rPr>
        <w:t xml:space="preserve"> </w:t>
      </w:r>
      <w:r w:rsidR="00385AF3">
        <w:rPr>
          <w:lang w:eastAsia="ja-JP"/>
        </w:rPr>
        <w:t xml:space="preserve">Kafka guarantees </w:t>
      </w:r>
      <w:r w:rsidRPr="00F02FC8">
        <w:rPr>
          <w:lang w:eastAsia="ja-JP"/>
        </w:rPr>
        <w:t>ordered delivery within same partition</w:t>
      </w:r>
      <w:r w:rsidR="00385AF3">
        <w:rPr>
          <w:lang w:eastAsia="ja-JP"/>
        </w:rPr>
        <w:t xml:space="preserve"> – good enough for SPEED</w:t>
      </w:r>
      <w:r w:rsidR="009C58D4">
        <w:rPr>
          <w:lang w:eastAsia="ja-JP"/>
        </w:rPr>
        <w:t>D</w:t>
      </w:r>
      <w:r w:rsidR="00385AF3">
        <w:rPr>
          <w:lang w:eastAsia="ja-JP"/>
        </w:rPr>
        <w:t>.</w:t>
      </w:r>
      <w:r w:rsidR="005A1E3A">
        <w:rPr>
          <w:lang w:eastAsia="ja-JP"/>
        </w:rPr>
        <w:t xml:space="preserve"> </w:t>
      </w:r>
      <w:r w:rsidR="00F33DCC">
        <w:rPr>
          <w:lang w:eastAsia="ja-JP"/>
        </w:rPr>
        <w:t>Performance-wise,</w:t>
      </w:r>
      <w:r w:rsidRPr="00F02FC8">
        <w:rPr>
          <w:lang w:eastAsia="ja-JP"/>
        </w:rPr>
        <w:t xml:space="preserve"> </w:t>
      </w:r>
      <w:r w:rsidR="00D5474A">
        <w:rPr>
          <w:lang w:eastAsia="ja-JP"/>
        </w:rPr>
        <w:t xml:space="preserve">Kafka </w:t>
      </w:r>
      <w:r w:rsidR="0031625B">
        <w:rPr>
          <w:lang w:eastAsia="ja-JP"/>
        </w:rPr>
        <w:t>outperforms</w:t>
      </w:r>
      <w:r w:rsidRPr="00F02FC8">
        <w:rPr>
          <w:lang w:eastAsia="ja-JP"/>
        </w:rPr>
        <w:t xml:space="preserve"> </w:t>
      </w:r>
      <w:proofErr w:type="spellStart"/>
      <w:r w:rsidRPr="00F02FC8">
        <w:rPr>
          <w:lang w:eastAsia="ja-JP"/>
        </w:rPr>
        <w:t>RabbitMQ</w:t>
      </w:r>
      <w:proofErr w:type="spellEnd"/>
      <w:r w:rsidRPr="00F02FC8">
        <w:rPr>
          <w:lang w:eastAsia="ja-JP"/>
        </w:rPr>
        <w:t xml:space="preserve"> when durable ordered message delivery is required</w:t>
      </w:r>
      <w:r w:rsidR="00430528">
        <w:rPr>
          <w:rStyle w:val="FootnoteReference"/>
          <w:lang w:eastAsia="ja-JP"/>
        </w:rPr>
        <w:footnoteReference w:id="34"/>
      </w:r>
      <w:r w:rsidR="00430528">
        <w:rPr>
          <w:lang w:eastAsia="ja-JP"/>
        </w:rPr>
        <w:t xml:space="preserve"> (</w:t>
      </w:r>
      <w:r w:rsidRPr="00F02FC8">
        <w:rPr>
          <w:lang w:eastAsia="ja-JP"/>
        </w:rPr>
        <w:t xml:space="preserve">publish: 500K </w:t>
      </w:r>
      <w:proofErr w:type="spellStart"/>
      <w:r w:rsidRPr="00F02FC8">
        <w:rPr>
          <w:lang w:eastAsia="ja-JP"/>
        </w:rPr>
        <w:t>msgs</w:t>
      </w:r>
      <w:proofErr w:type="spellEnd"/>
      <w:r w:rsidRPr="00F02FC8">
        <w:rPr>
          <w:lang w:eastAsia="ja-JP"/>
        </w:rPr>
        <w:t>/sec</w:t>
      </w:r>
      <w:r w:rsidR="00430528">
        <w:rPr>
          <w:lang w:eastAsia="ja-JP"/>
        </w:rPr>
        <w:t xml:space="preserve">, </w:t>
      </w:r>
      <w:r w:rsidRPr="00F02FC8">
        <w:rPr>
          <w:lang w:eastAsia="ja-JP"/>
        </w:rPr>
        <w:t xml:space="preserve">consume: 22K </w:t>
      </w:r>
      <w:proofErr w:type="spellStart"/>
      <w:r w:rsidRPr="00F02FC8">
        <w:rPr>
          <w:lang w:eastAsia="ja-JP"/>
        </w:rPr>
        <w:t>msgs</w:t>
      </w:r>
      <w:proofErr w:type="spellEnd"/>
      <w:r w:rsidRPr="00F02FC8">
        <w:rPr>
          <w:lang w:eastAsia="ja-JP"/>
        </w:rPr>
        <w:t>/sec</w:t>
      </w:r>
      <w:r w:rsidR="00430528">
        <w:rPr>
          <w:lang w:eastAsia="ja-JP"/>
        </w:rPr>
        <w:t>)</w:t>
      </w:r>
      <w:r w:rsidR="00910982">
        <w:rPr>
          <w:lang w:eastAsia="ja-JP"/>
        </w:rPr>
        <w:t>.</w:t>
      </w:r>
    </w:p>
    <w:p w:rsidR="00F02FC8" w:rsidRDefault="00F02FC8" w:rsidP="00AB5279">
      <w:pPr>
        <w:rPr>
          <w:lang w:eastAsia="ja-JP"/>
        </w:rPr>
      </w:pPr>
      <w:r w:rsidRPr="00F02FC8">
        <w:rPr>
          <w:lang w:eastAsia="ja-JP"/>
        </w:rPr>
        <w:t xml:space="preserve">Kafka is an early Apache incubator project, less mature than </w:t>
      </w:r>
      <w:proofErr w:type="spellStart"/>
      <w:proofErr w:type="gramStart"/>
      <w:r w:rsidRPr="00F02FC8">
        <w:rPr>
          <w:lang w:eastAsia="ja-JP"/>
        </w:rPr>
        <w:t>RabbitMQ</w:t>
      </w:r>
      <w:proofErr w:type="spellEnd"/>
      <w:r w:rsidR="00AB5279">
        <w:rPr>
          <w:lang w:eastAsia="ja-JP"/>
        </w:rPr>
        <w:t>,</w:t>
      </w:r>
      <w:proofErr w:type="gramEnd"/>
      <w:r w:rsidR="00AB5279">
        <w:rPr>
          <w:lang w:eastAsia="ja-JP"/>
        </w:rPr>
        <w:t xml:space="preserve"> written in Scala (Java API is available).</w:t>
      </w:r>
      <w:r w:rsidR="004437F5">
        <w:rPr>
          <w:lang w:eastAsia="ja-JP"/>
        </w:rPr>
        <w:t xml:space="preserve"> There are client libraries in all common languages.</w:t>
      </w:r>
    </w:p>
    <w:p w:rsidR="00045D07" w:rsidRDefault="007C5DEF" w:rsidP="00AB5279">
      <w:pPr>
        <w:rPr>
          <w:lang w:eastAsia="ja-JP"/>
        </w:rPr>
      </w:pPr>
      <w:r>
        <w:rPr>
          <w:lang w:eastAsia="ja-JP"/>
        </w:rPr>
        <w:lastRenderedPageBreak/>
        <w:t>Based on the above, our Kafka seems to be the best choice for the event bus infrastructure.</w:t>
      </w:r>
    </w:p>
    <w:p w:rsidR="00045D07" w:rsidRDefault="00045D07">
      <w:pPr>
        <w:rPr>
          <w:lang w:eastAsia="ja-JP"/>
        </w:rPr>
      </w:pPr>
      <w:r>
        <w:rPr>
          <w:lang w:eastAsia="ja-JP"/>
        </w:rPr>
        <w:br w:type="page"/>
      </w:r>
    </w:p>
    <w:p w:rsidR="007F23EE" w:rsidRDefault="007F23EE" w:rsidP="000F3CE4">
      <w:pPr>
        <w:pStyle w:val="Heading1"/>
      </w:pPr>
      <w:bookmarkStart w:id="129" w:name="_Ref401058789"/>
      <w:bookmarkStart w:id="130" w:name="_Toc402095454"/>
      <w:r>
        <w:lastRenderedPageBreak/>
        <w:t xml:space="preserve">Appendix – </w:t>
      </w:r>
      <w:r w:rsidR="00E65CBB">
        <w:t xml:space="preserve">Distributed </w:t>
      </w:r>
      <w:proofErr w:type="spellStart"/>
      <w:r w:rsidR="00E65CBB">
        <w:t>Thresholde</w:t>
      </w:r>
      <w:r w:rsidR="000F3CE4">
        <w:t>d</w:t>
      </w:r>
      <w:proofErr w:type="spellEnd"/>
      <w:r w:rsidR="00E65CBB">
        <w:t xml:space="preserve"> Counter</w:t>
      </w:r>
      <w:bookmarkEnd w:id="129"/>
      <w:bookmarkEnd w:id="130"/>
    </w:p>
    <w:p w:rsidR="000619BB" w:rsidRDefault="000619BB" w:rsidP="000619BB">
      <w:pPr>
        <w:spacing w:line="360" w:lineRule="auto"/>
      </w:pPr>
      <w:r>
        <w:t xml:space="preserve">This document gives a high level overview of the architecture of the distributed </w:t>
      </w:r>
      <w:proofErr w:type="spellStart"/>
      <w:r>
        <w:t>thresholded</w:t>
      </w:r>
      <w:proofErr w:type="spellEnd"/>
      <w:r>
        <w:t xml:space="preserve"> counter, and describes its components. This architecture will serve as the foundation for future distributed stream monitoring.</w:t>
      </w:r>
    </w:p>
    <w:p w:rsidR="000619BB" w:rsidRDefault="000619BB" w:rsidP="00A333E6">
      <w:pPr>
        <w:pStyle w:val="Heading2"/>
      </w:pPr>
      <w:bookmarkStart w:id="131" w:name="_Toc402095455"/>
      <w:r>
        <w:t>Objective</w:t>
      </w:r>
      <w:bookmarkEnd w:id="131"/>
    </w:p>
    <w:p w:rsidR="000619BB" w:rsidRDefault="000619BB" w:rsidP="000619BB">
      <w:pPr>
        <w:spacing w:line="360" w:lineRule="auto"/>
      </w:pPr>
      <w:r>
        <w:t xml:space="preserve">The objective is to provide an alert whenever the number of data records for a specific client over a specific time window exceeds a global threshold, in an environment where the events are registered at a number of distributed nodes. The solution aims to minimize communication between the different nodes. </w:t>
      </w:r>
    </w:p>
    <w:p w:rsidR="000619BB" w:rsidRDefault="000619BB" w:rsidP="00A333E6">
      <w:pPr>
        <w:pStyle w:val="Heading2"/>
      </w:pPr>
      <w:bookmarkStart w:id="132" w:name="_Toc402095456"/>
      <w:r>
        <w:t>Method</w:t>
      </w:r>
      <w:bookmarkEnd w:id="132"/>
    </w:p>
    <w:p w:rsidR="000619BB" w:rsidRDefault="000619BB" w:rsidP="000619BB">
      <w:pPr>
        <w:spacing w:line="360" w:lineRule="auto"/>
      </w:pPr>
      <w:r>
        <w:t>We assume that for every event registered at one of the nodes we receive an event</w:t>
      </w:r>
      <w:r>
        <w:rPr>
          <w:b/>
          <w:bCs/>
        </w:rPr>
        <w:t>,</w:t>
      </w:r>
      <w:r>
        <w:t xml:space="preserve"> which contains the details of the originating device and the event start time.</w:t>
      </w:r>
    </w:p>
    <w:p w:rsidR="000619BB" w:rsidRDefault="000619BB" w:rsidP="000619BB">
      <w:pPr>
        <w:spacing w:line="360" w:lineRule="auto"/>
      </w:pPr>
      <w:r>
        <w:t xml:space="preserve">The global threshold will be split into local thresholds, one for each node, such that their sum is equal to the global threshold. As long as the local count of events for a single client does not exceed the local threshold, no action is required. In case the count for a given client exceeds the local threshold further action is required to determine whether the global count has exceeded the global threshold. In order to determine </w:t>
      </w:r>
      <w:proofErr w:type="gramStart"/>
      <w:r>
        <w:t>this the</w:t>
      </w:r>
      <w:proofErr w:type="gramEnd"/>
      <w:r>
        <w:t xml:space="preserve"> node interacts with a coordinator, which in turn interacts with the other nodes. This interaction is referred to as a </w:t>
      </w:r>
      <w:r w:rsidRPr="007B594E">
        <w:rPr>
          <w:b/>
          <w:bCs/>
        </w:rPr>
        <w:t>violation resolution process</w:t>
      </w:r>
      <w:r>
        <w:t>. During this process, the coordinator determines if the global counter for this client has crossed the global threshold. At the end of this process each center receives a new threshold value for this client. In case the global threshold for the client has not been crossed, the node will verify that the local counter for the client remains below the threshold. If the global threshold has been crossed, the center will verify that the local counter remains above the local threshold.</w:t>
      </w:r>
    </w:p>
    <w:p w:rsidR="000619BB" w:rsidRDefault="000619BB" w:rsidP="00A333E6">
      <w:pPr>
        <w:pStyle w:val="Heading3"/>
      </w:pPr>
      <w:bookmarkStart w:id="133" w:name="_Toc402095457"/>
      <w:r>
        <w:t>Distributed Algorithm</w:t>
      </w:r>
      <w:bookmarkEnd w:id="133"/>
    </w:p>
    <w:p w:rsidR="000619BB" w:rsidRDefault="000619BB" w:rsidP="000619BB">
      <w:pPr>
        <w:spacing w:line="360" w:lineRule="auto"/>
      </w:pPr>
      <w:r>
        <w:t xml:space="preserve">We assume that all clocks at all the nodes are synchronized. We first describe the distributed algorithm assuming that there are no time delays of any sort (no network or processing delays). We then proceed to describe how time delays are handled.  </w:t>
      </w:r>
    </w:p>
    <w:p w:rsidR="000619BB" w:rsidRDefault="000619BB" w:rsidP="000619BB">
      <w:pPr>
        <w:spacing w:line="360" w:lineRule="auto"/>
      </w:pPr>
      <w:r>
        <w:lastRenderedPageBreak/>
        <w:t xml:space="preserve">As mentioned above, each node is assigned a default local threshold such that their sum is equal to the global threshold. In addition, after a violation resolution procedure has been performed for a certain client, it may be assigned a local threshold that is different from the default. Let us denote the number of nodes </w:t>
      </w:r>
      <w:proofErr w:type="gramStart"/>
      <w:r>
        <w:t>by</w:t>
      </w:r>
      <w:r w:rsidRPr="004B46D5">
        <w:rPr>
          <w:rFonts w:eastAsia="Times New Roman"/>
        </w:rPr>
        <w:t xml:space="preserve"> </w:t>
      </w:r>
      <w:proofErr w:type="gramEnd"/>
      <m:oMath>
        <m:r>
          <w:rPr>
            <w:rFonts w:ascii="Cambria Math" w:hAnsi="Cambria Math"/>
          </w:rPr>
          <m:t>n</m:t>
        </m:r>
      </m:oMath>
      <w:r>
        <w:t xml:space="preserve">, the global threshold by </w:t>
      </w:r>
      <m:oMath>
        <m:r>
          <w:rPr>
            <w:rFonts w:ascii="Cambria Math" w:hAnsi="Cambria Math"/>
          </w:rPr>
          <m:t>g</m:t>
        </m:r>
      </m:oMath>
      <w:r w:rsidRPr="004B46D5">
        <w:rPr>
          <w:rFonts w:eastAsia="Times New Roman"/>
        </w:rPr>
        <w:t xml:space="preserve">, and the local default threshold at each node by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oMath>
      <w:r w:rsidRPr="004B46D5">
        <w:rPr>
          <w:rFonts w:eastAsia="Times New Roman"/>
        </w:rPr>
        <w:t xml:space="preserve"> (we can assume that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num>
          <m:den>
            <m:r>
              <w:rPr>
                <w:rFonts w:ascii="Cambria Math" w:eastAsia="Times New Roman" w:hAnsi="Cambria Math"/>
              </w:rPr>
              <m:t>n</m:t>
            </m:r>
          </m:den>
        </m:f>
      </m:oMath>
      <w:r>
        <w:rPr>
          <w:rFonts w:eastAsia="Times New Roman"/>
        </w:rPr>
        <w:t>). If the client</w:t>
      </w:r>
      <w:r w:rsidRPr="004B46D5">
        <w:rPr>
          <w:rFonts w:eastAsia="Times New Roman"/>
        </w:rPr>
        <w:t xml:space="preserve"> </w:t>
      </w:r>
      <m:oMath>
        <m:r>
          <w:rPr>
            <w:rFonts w:ascii="Cambria Math" w:eastAsia="Times New Roman" w:hAnsi="Cambria Math"/>
          </w:rPr>
          <m:t>j</m:t>
        </m:r>
      </m:oMath>
      <w:r w:rsidRPr="004B46D5">
        <w:rPr>
          <w:rFonts w:eastAsia="Times New Roman"/>
        </w:rPr>
        <w:t xml:space="preserve"> has been ass</w:t>
      </w:r>
      <w:proofErr w:type="spellStart"/>
      <w:r w:rsidRPr="004B46D5">
        <w:rPr>
          <w:rFonts w:eastAsia="Times New Roman"/>
        </w:rPr>
        <w:t>igned</w:t>
      </w:r>
      <w:proofErr w:type="spellEnd"/>
      <w:r w:rsidRPr="004B46D5">
        <w:rPr>
          <w:rFonts w:eastAsia="Times New Roman"/>
        </w:rPr>
        <w:t xml:space="preserve"> a specific threshold at </w:t>
      </w:r>
      <w:proofErr w:type="gramStart"/>
      <w:r w:rsidRPr="004B46D5">
        <w:rPr>
          <w:rFonts w:eastAsia="Times New Roman"/>
        </w:rPr>
        <w:t xml:space="preserve">node </w:t>
      </w:r>
      <w:proofErr w:type="gramEnd"/>
      <m:oMath>
        <m:r>
          <w:rPr>
            <w:rFonts w:ascii="Cambria Math" w:eastAsia="Times New Roman" w:hAnsi="Cambria Math"/>
          </w:rPr>
          <m:t>i</m:t>
        </m:r>
      </m:oMath>
      <w:r w:rsidRPr="004B46D5">
        <w:rPr>
          <w:rFonts w:eastAsia="Times New Roman"/>
        </w:rPr>
        <w:t xml:space="preserve">, let us denote this threshold by </w:t>
      </w:r>
      <m:oMath>
        <m:sSubSup>
          <m:sSubSupPr>
            <m:ctrlPr>
              <w:rPr>
                <w:rFonts w:ascii="Cambria Math" w:eastAsia="Times New Roman" w:hAnsi="Cambria Math"/>
                <w:i/>
              </w:rPr>
            </m:ctrlPr>
          </m:sSubSupPr>
          <m:e>
            <m:r>
              <w:rPr>
                <w:rFonts w:ascii="Cambria Math" w:eastAsia="Times New Roman" w:hAnsi="Cambria Math"/>
              </w:rPr>
              <m:t>d</m:t>
            </m:r>
          </m:e>
          <m:sub>
            <m:r>
              <w:rPr>
                <w:rFonts w:ascii="Cambria Math" w:eastAsia="Times New Roman" w:hAnsi="Cambria Math"/>
              </w:rPr>
              <m:t>i</m:t>
            </m:r>
          </m:sub>
          <m:sup>
            <m:r>
              <w:rPr>
                <w:rFonts w:ascii="Cambria Math" w:eastAsia="Times New Roman" w:hAnsi="Cambria Math"/>
              </w:rPr>
              <m:t>j</m:t>
            </m:r>
          </m:sup>
        </m:sSubSup>
      </m:oMath>
      <w:r w:rsidRPr="004B46D5">
        <w:rPr>
          <w:rFonts w:eastAsia="Times New Roman"/>
        </w:rPr>
        <w:t>.</w:t>
      </w:r>
    </w:p>
    <w:p w:rsidR="000619BB" w:rsidRPr="004B46D5" w:rsidRDefault="000619BB" w:rsidP="000619BB">
      <w:pPr>
        <w:spacing w:line="360" w:lineRule="auto"/>
        <w:rPr>
          <w:rFonts w:eastAsia="Times New Roman"/>
        </w:rPr>
      </w:pPr>
      <w:r>
        <w:t xml:space="preserve">When the node detects that the counter for the counter </w:t>
      </w:r>
      <m:oMath>
        <m:r>
          <w:rPr>
            <w:rFonts w:ascii="Cambria Math" w:hAnsi="Cambria Math"/>
          </w:rPr>
          <m:t>j</m:t>
        </m:r>
      </m:oMath>
      <w:r>
        <w:t xml:space="preserve"> exceeds its threshold (either a specific threshold assigned to it, or the default one if no specific threshold has been assigned to it), it notifies the coordinator, and reports the relevant client and counter value. The coordinator requests the counter value for this client from the rest of the nodes. Upon receipt of the current counters from all nodes, the coordinator can determine the global counter for the client. Let us denote the counter for the client </w:t>
      </w:r>
      <m:oMath>
        <m:r>
          <w:rPr>
            <w:rFonts w:ascii="Cambria Math" w:hAnsi="Cambria Math"/>
          </w:rPr>
          <m:t>j</m:t>
        </m:r>
      </m:oMath>
      <w:r>
        <w:t xml:space="preserve"> at node </w:t>
      </w:r>
      <m:oMath>
        <m:r>
          <w:rPr>
            <w:rFonts w:ascii="Cambria Math" w:hAnsi="Cambria Math"/>
          </w:rPr>
          <m:t>i</m:t>
        </m:r>
      </m:oMath>
      <w:r>
        <w:t xml:space="preserve"> </w:t>
      </w:r>
      <w:proofErr w:type="gramStart"/>
      <w:r>
        <w:t xml:space="preserve">by </w:t>
      </w:r>
      <w:proofErr w:type="gramEnd"/>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oMath>
      <w:r w:rsidRPr="004B46D5">
        <w:rPr>
          <w:rFonts w:eastAsia="Times New Roman"/>
        </w:rPr>
        <w:t xml:space="preserve">, and the global counter for </w:t>
      </w:r>
      <m:oMath>
        <m:r>
          <w:rPr>
            <w:rFonts w:ascii="Cambria Math" w:hAnsi="Cambria Math"/>
          </w:rPr>
          <m:t>j</m:t>
        </m:r>
      </m:oMath>
      <w:r w:rsidRPr="004B46D5">
        <w:rPr>
          <w:rFonts w:eastAsia="Times New Roman"/>
        </w:rPr>
        <w:t xml:space="preserve"> by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Sup>
              <m:sSubSupPr>
                <m:ctrlPr>
                  <w:rPr>
                    <w:rFonts w:ascii="Cambria Math" w:eastAsia="Times New Roman" w:hAnsi="Cambria Math"/>
                    <w:i/>
                  </w:rPr>
                </m:ctrlPr>
              </m:sSubSupPr>
              <m:e>
                <m:r>
                  <w:rPr>
                    <w:rFonts w:ascii="Cambria Math" w:eastAsia="Times New Roman" w:hAnsi="Cambria Math"/>
                  </w:rPr>
                  <m:t>c</m:t>
                </m:r>
              </m:e>
              <m:sub>
                <m:r>
                  <w:rPr>
                    <w:rFonts w:ascii="Cambria Math" w:eastAsia="Times New Roman" w:hAnsi="Cambria Math"/>
                  </w:rPr>
                  <m:t>i</m:t>
                </m:r>
              </m:sub>
              <m:sup>
                <m:r>
                  <w:rPr>
                    <w:rFonts w:ascii="Cambria Math" w:eastAsia="Times New Roman" w:hAnsi="Cambria Math"/>
                  </w:rPr>
                  <m:t>j</m:t>
                </m:r>
              </m:sup>
            </m:sSubSup>
          </m:e>
        </m:nary>
      </m:oMath>
      <w:r w:rsidRPr="004B46D5">
        <w:rPr>
          <w:rFonts w:eastAsia="Times New Roman"/>
        </w:rPr>
        <w:t xml:space="preserve">). Let us </w:t>
      </w:r>
      <w:proofErr w:type="gramStart"/>
      <w:r w:rsidRPr="004B46D5">
        <w:rPr>
          <w:rFonts w:eastAsia="Times New Roman"/>
        </w:rPr>
        <w:t xml:space="preserve">define </w:t>
      </w:r>
      <w:proofErr w:type="gramEnd"/>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num>
          <m:den>
            <m:r>
              <w:rPr>
                <w:rFonts w:ascii="Cambria Math" w:eastAsia="Times New Roman" w:hAnsi="Cambria Math"/>
              </w:rPr>
              <m:t>n</m:t>
            </m:r>
          </m:den>
        </m:f>
      </m:oMath>
      <w:r w:rsidRPr="004B46D5">
        <w:rPr>
          <w:rFonts w:eastAsia="Times New Roman"/>
        </w:rPr>
        <w:t xml:space="preserve">. The coordinator sends node </w:t>
      </w:r>
      <m:oMath>
        <m:r>
          <w:rPr>
            <w:rFonts w:ascii="Cambria Math" w:eastAsia="Times New Roman" w:hAnsi="Cambria Math"/>
          </w:rPr>
          <m:t>i</m:t>
        </m:r>
      </m:oMath>
      <w:r w:rsidRPr="004B46D5">
        <w:rPr>
          <w:rFonts w:eastAsia="Times New Roman"/>
        </w:rPr>
        <w:t xml:space="preserve"> the value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as the new threshold value </w:t>
      </w:r>
      <w:proofErr w:type="gramStart"/>
      <w:r w:rsidRPr="004B46D5">
        <w:rPr>
          <w:rFonts w:eastAsia="Times New Roman"/>
        </w:rPr>
        <w:t xml:space="preserve">for </w:t>
      </w:r>
      <w:proofErr w:type="gramEnd"/>
      <m:oMath>
        <m:r>
          <w:rPr>
            <w:rFonts w:ascii="Cambria Math" w:eastAsia="Times New Roman" w:hAnsi="Cambria Math"/>
          </w:rPr>
          <m:t>j</m:t>
        </m:r>
      </m:oMath>
      <w:r w:rsidRPr="004B46D5">
        <w:rPr>
          <w:rFonts w:eastAsia="Times New Roman"/>
        </w:rPr>
        <w:t xml:space="preserve">. One can easily verify that the sum of the new local thresholds is equal </w:t>
      </w:r>
      <w:proofErr w:type="gramStart"/>
      <w:r w:rsidRPr="004B46D5">
        <w:rPr>
          <w:rFonts w:eastAsia="Times New Roman"/>
        </w:rPr>
        <w:t xml:space="preserve">to </w:t>
      </w:r>
      <w:proofErr w:type="gramEnd"/>
      <m:oMath>
        <m:r>
          <w:rPr>
            <w:rFonts w:ascii="Cambria Math" w:eastAsia="Times New Roman" w:hAnsi="Cambria Math"/>
          </w:rPr>
          <m:t>g</m:t>
        </m:r>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if and only if the global counter for </w:t>
      </w:r>
      <m:oMath>
        <m:r>
          <w:rPr>
            <w:rFonts w:ascii="Cambria Math" w:eastAsia="Times New Roman" w:hAnsi="Cambria Math"/>
          </w:rPr>
          <m:t>j</m:t>
        </m:r>
      </m:oMath>
      <w:r w:rsidRPr="004B46D5">
        <w:rPr>
          <w:rFonts w:eastAsia="Times New Roman"/>
        </w:rPr>
        <w:t xml:space="preserve"> has crossed the global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positive, the nodes will alert the coordinator when the local counter for </w:t>
      </w:r>
      <m:oMath>
        <m:r>
          <w:rPr>
            <w:rFonts w:ascii="Cambria Math" w:eastAsia="Times New Roman" w:hAnsi="Cambria Math"/>
          </w:rPr>
          <m:t>j</m:t>
        </m:r>
      </m:oMath>
      <w:r w:rsidRPr="004B46D5">
        <w:rPr>
          <w:rFonts w:eastAsia="Times New Roman"/>
        </w:rPr>
        <w:t xml:space="preserve"> </w:t>
      </w:r>
      <w:r w:rsidRPr="004B46D5">
        <w:rPr>
          <w:rFonts w:eastAsia="Times New Roman"/>
          <w:i/>
          <w:iCs/>
        </w:rPr>
        <w:t>exceeds</w:t>
      </w:r>
      <w:r w:rsidRPr="004B46D5">
        <w:rPr>
          <w:rFonts w:eastAsia="Times New Roman"/>
        </w:rPr>
        <w:t xml:space="preserve"> the new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the nodes will alert the coordinator when the local counter </w:t>
      </w:r>
      <w:r w:rsidRPr="004B46D5">
        <w:rPr>
          <w:rFonts w:eastAsia="Times New Roman"/>
          <w:i/>
          <w:iCs/>
        </w:rPr>
        <w:t>drops below</w:t>
      </w:r>
      <w:r w:rsidRPr="004B46D5">
        <w:rPr>
          <w:rFonts w:eastAsia="Times New Roman"/>
        </w:rPr>
        <w:t xml:space="preserve"> the new threshold.</w:t>
      </w:r>
    </w:p>
    <w:p w:rsidR="000619BB" w:rsidRDefault="000619BB" w:rsidP="00A333E6">
      <w:pPr>
        <w:pStyle w:val="Heading4"/>
      </w:pPr>
      <w:r>
        <w:t>Handling Time Delays</w:t>
      </w:r>
    </w:p>
    <w:p w:rsidR="000619BB" w:rsidRDefault="000619BB" w:rsidP="000619BB">
      <w:pPr>
        <w:spacing w:line="360" w:lineRule="auto"/>
      </w:pPr>
      <w:r>
        <w:t xml:space="preserve">In this section we describe modifications to the algorithm that enable handling time delays that may occur as a result of processing or communications load, and how race conditions that may occur due to these delays are resolved. As mentioned above, we assume that the clocks at all the nodes are synchronized. In addition, we assume that maximum time a message will be delayed is bound from above. Let </w:t>
      </w:r>
      <w:r>
        <w:sym w:font="Symbol" w:char="F044"/>
      </w:r>
      <w:r>
        <w:t xml:space="preserve"> denote that upper bound on the time delay in seconds. </w:t>
      </w:r>
    </w:p>
    <w:p w:rsidR="000619BB" w:rsidRDefault="000619BB" w:rsidP="000619BB">
      <w:pPr>
        <w:spacing w:line="360" w:lineRule="auto"/>
      </w:pPr>
      <w:r>
        <w:t>Note that our goal is to detect threshold crossings as if all the events were time-stamped and processed at a central location. In order to do so, when a node notifies the coordinator that a counter crossed a local threshold, it also reports the time at which this event has happened. In addition, when the coordinator requests the current value of the counter for this client from the other nodes, it will specify the time for which this value is required (note that the request for the counter value can be for a time earlier by at most 2</w:t>
      </w:r>
      <w:r>
        <w:sym w:font="Symbol" w:char="F044"/>
      </w:r>
      <w:r>
        <w:t xml:space="preserve"> seconds from the current time). In order to provide this functionality, each node needs to store past counter values for the last 2</w:t>
      </w:r>
      <w:r>
        <w:sym w:font="Symbol" w:char="F044"/>
      </w:r>
      <w:r>
        <w:t xml:space="preserve"> seconds. </w:t>
      </w:r>
    </w:p>
    <w:p w:rsidR="000619BB" w:rsidRPr="005F06FC" w:rsidRDefault="000619BB" w:rsidP="000619BB">
      <w:pPr>
        <w:spacing w:line="360" w:lineRule="auto"/>
      </w:pPr>
      <w:r>
        <w:lastRenderedPageBreak/>
        <w:t xml:space="preserve">An additional issue that needs to be addressed by the nodes is as follows: assume a violation resolution process has been performed due to a threshold crossing that occurred for the phone number </w:t>
      </w:r>
      <m:oMath>
        <m:r>
          <w:rPr>
            <w:rFonts w:ascii="Cambria Math" w:hAnsi="Cambria Math"/>
          </w:rPr>
          <m:t>j</m:t>
        </m:r>
      </m:oMath>
      <w:r w:rsidRPr="004B46D5">
        <w:rPr>
          <w:rFonts w:eastAsia="Times New Roman"/>
        </w:rPr>
        <w:t xml:space="preserve"> at </w:t>
      </w:r>
      <w:proofErr w:type="gramStart"/>
      <w:r w:rsidRPr="004B46D5">
        <w:rPr>
          <w:rFonts w:eastAsia="Times New Roman"/>
        </w:rPr>
        <w:t xml:space="preserve">time </w:t>
      </w:r>
      <w:proofErr w:type="gramEnd"/>
      <m:oMath>
        <m:r>
          <w:rPr>
            <w:rFonts w:ascii="Cambria Math" w:eastAsia="Times New Roman" w:hAnsi="Cambria Math"/>
          </w:rPr>
          <m:t>t</m:t>
        </m:r>
      </m:oMath>
      <w:r w:rsidRPr="004B46D5">
        <w:rPr>
          <w:rFonts w:eastAsia="Times New Roman"/>
        </w:rPr>
        <w:t xml:space="preserve">. After the violation has been resolved, all the nodes need to re-process the counter updates for </w:t>
      </w:r>
      <m:oMath>
        <m:r>
          <w:rPr>
            <w:rFonts w:ascii="Cambria Math" w:hAnsi="Cambria Math"/>
          </w:rPr>
          <m:t>j</m:t>
        </m:r>
      </m:oMath>
      <w:r w:rsidRPr="004B46D5">
        <w:rPr>
          <w:rFonts w:eastAsia="Times New Roman"/>
        </w:rPr>
        <w:t xml:space="preserve"> from </w:t>
      </w:r>
      <m:oMath>
        <m:r>
          <w:rPr>
            <w:rFonts w:ascii="Cambria Math" w:eastAsia="Times New Roman" w:hAnsi="Cambria Math"/>
          </w:rPr>
          <m:t>t</m:t>
        </m:r>
      </m:oMath>
      <w:r w:rsidRPr="004B46D5">
        <w:rPr>
          <w:rFonts w:eastAsia="Times New Roman"/>
        </w:rPr>
        <w:t xml:space="preserve"> onwards (since the local threshold value for </w:t>
      </w:r>
      <m:oMath>
        <m:r>
          <w:rPr>
            <w:rFonts w:ascii="Cambria Math" w:hAnsi="Cambria Math"/>
          </w:rPr>
          <m:t>j</m:t>
        </m:r>
      </m:oMath>
      <w:r w:rsidRPr="004B46D5">
        <w:rPr>
          <w:rFonts w:eastAsia="Times New Roman"/>
        </w:rPr>
        <w:t xml:space="preserve"> may have changed.) We refer to this functionality as </w:t>
      </w:r>
      <w:r w:rsidRPr="004B46D5">
        <w:rPr>
          <w:rFonts w:eastAsia="Times New Roman"/>
          <w:b/>
          <w:bCs/>
        </w:rPr>
        <w:t>Update Replay</w:t>
      </w:r>
      <w:r w:rsidRPr="004B46D5">
        <w:rPr>
          <w:rFonts w:eastAsia="Times New Roman"/>
        </w:rPr>
        <w:t>.</w:t>
      </w:r>
    </w:p>
    <w:p w:rsidR="000619BB" w:rsidRPr="004B46D5" w:rsidRDefault="000619BB" w:rsidP="000619BB">
      <w:pPr>
        <w:spacing w:line="360" w:lineRule="auto"/>
        <w:rPr>
          <w:rFonts w:eastAsia="Times New Roman"/>
        </w:rPr>
      </w:pPr>
      <w:r>
        <w:t xml:space="preserve">Finally, we define a mechanism for resolving race conditions. A race condition may occur if one node initiates a violation resolution process on a threshold crossing for the phone number </w:t>
      </w:r>
      <m:oMath>
        <m:r>
          <w:rPr>
            <w:rFonts w:ascii="Cambria Math" w:hAnsi="Cambria Math"/>
          </w:rPr>
          <m:t>j</m:t>
        </m:r>
      </m:oMath>
      <w:r w:rsidRPr="004B46D5">
        <w:rPr>
          <w:rFonts w:eastAsia="Times New Roman"/>
        </w:rPr>
        <w:t xml:space="preserve"> at </w:t>
      </w:r>
      <w:proofErr w:type="gramStart"/>
      <w:r w:rsidRPr="004B46D5">
        <w:rPr>
          <w:rFonts w:eastAsia="Times New Roman"/>
        </w:rPr>
        <w:t xml:space="preserve">time </w:t>
      </w:r>
      <w:proofErr w:type="gramEnd"/>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oMath>
      <w:r w:rsidRPr="004B46D5">
        <w:rPr>
          <w:rFonts w:eastAsia="Times New Roman"/>
        </w:rPr>
        <w:t xml:space="preserve">, and before this process has been completed, a second node </w:t>
      </w:r>
      <w:r>
        <w:t xml:space="preserve">initiates a violation resolution process on a threshold crossing for the same phone number </w:t>
      </w:r>
      <w:r w:rsidRPr="004B46D5">
        <w:rPr>
          <w:rFonts w:eastAsia="Times New Roman"/>
        </w:rPr>
        <w:t xml:space="preserve">at time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oMath>
      <w:r w:rsidRPr="004B46D5">
        <w:rPr>
          <w:rFonts w:eastAsia="Times New Roman"/>
        </w:rPr>
        <w:t>. To avoid this, we assume the following:</w:t>
      </w:r>
    </w:p>
    <w:p w:rsidR="000619BB" w:rsidRPr="00294C18" w:rsidRDefault="000619BB" w:rsidP="000619BB">
      <w:pPr>
        <w:pStyle w:val="ListParagraph"/>
        <w:numPr>
          <w:ilvl w:val="0"/>
          <w:numId w:val="20"/>
        </w:numPr>
        <w:spacing w:after="160" w:line="360" w:lineRule="auto"/>
      </w:pPr>
      <w:r>
        <w:t xml:space="preserve">When the coordinator requests a node for a counter value at </w:t>
      </w:r>
      <w:proofErr w:type="gramStart"/>
      <w:r>
        <w:t xml:space="preserve">time  </w:t>
      </w:r>
      <w:proofErr w:type="gramEnd"/>
      <m:oMath>
        <m:r>
          <w:rPr>
            <w:rFonts w:ascii="Cambria Math" w:eastAsia="Times New Roman" w:hAnsi="Cambria Math"/>
          </w:rPr>
          <m:t>t</m:t>
        </m:r>
      </m:oMath>
      <w:r w:rsidRPr="004B46D5">
        <w:rPr>
          <w:rFonts w:eastAsia="Times New Roman"/>
        </w:rPr>
        <w:t>, it will reply with the counter value only after it has verified that there are no earlier local threshold crossing</w:t>
      </w:r>
      <w:r>
        <w:rPr>
          <w:rFonts w:eastAsia="Times New Roman"/>
        </w:rPr>
        <w:t>s for the requested client</w:t>
      </w:r>
      <w:r w:rsidRPr="004B46D5">
        <w:rPr>
          <w:rFonts w:eastAsia="Times New Roman"/>
        </w:rPr>
        <w:t>. If the node determines that an earlier local threshold crossing h</w:t>
      </w:r>
      <w:r>
        <w:rPr>
          <w:rFonts w:eastAsia="Times New Roman"/>
        </w:rPr>
        <w:t>as occurred for the client</w:t>
      </w:r>
      <w:r w:rsidRPr="004B46D5">
        <w:rPr>
          <w:rFonts w:eastAsia="Times New Roman"/>
        </w:rPr>
        <w:t xml:space="preserve"> it will initiate a violation recovery process with the earlier time, and ignore the count request.</w:t>
      </w:r>
    </w:p>
    <w:p w:rsidR="000619BB" w:rsidRPr="0064236F" w:rsidRDefault="000619BB" w:rsidP="000619BB">
      <w:pPr>
        <w:pStyle w:val="ListParagraph"/>
        <w:numPr>
          <w:ilvl w:val="0"/>
          <w:numId w:val="20"/>
        </w:numPr>
        <w:spacing w:after="160" w:line="360" w:lineRule="auto"/>
      </w:pPr>
      <w:r w:rsidRPr="004B46D5">
        <w:rPr>
          <w:rFonts w:eastAsia="Times New Roman"/>
        </w:rPr>
        <w:t xml:space="preserve">Consider a node that initiates a violation recovery process for a threshold crossing that occurred at </w:t>
      </w:r>
      <w:proofErr w:type="gramStart"/>
      <w:r w:rsidRPr="004B46D5">
        <w:rPr>
          <w:rFonts w:eastAsia="Times New Roman"/>
        </w:rPr>
        <w:t xml:space="preserve">time </w:t>
      </w:r>
      <w:proofErr w:type="gramEnd"/>
      <m:oMath>
        <m:r>
          <w:rPr>
            <w:rFonts w:ascii="Cambria Math" w:eastAsia="Times New Roman" w:hAnsi="Cambria Math"/>
          </w:rPr>
          <m:t>t</m:t>
        </m:r>
      </m:oMath>
      <w:r w:rsidRPr="004B46D5">
        <w:rPr>
          <w:rFonts w:eastAsia="Times New Roman"/>
        </w:rPr>
        <w:t xml:space="preserve">, or a node that has received from the coordinator a request for the counter for a phone number at time </w:t>
      </w:r>
      <m:oMath>
        <m:r>
          <w:rPr>
            <w:rFonts w:ascii="Cambria Math" w:eastAsia="Times New Roman" w:hAnsi="Cambria Math"/>
          </w:rPr>
          <m:t>t</m:t>
        </m:r>
      </m:oMath>
      <w:r w:rsidRPr="004B46D5">
        <w:rPr>
          <w:rFonts w:eastAsia="Times New Roman"/>
        </w:rPr>
        <w:t xml:space="preserve">. In case there are no race conditions, the coordinator is expected to provide a new threshold value. If, however, a different node has initiated a violation recovery process for a threshold crossing that occurred for the same phone number at an earlier time, </w:t>
      </w:r>
      <m:oMath>
        <m:r>
          <w:rPr>
            <w:rFonts w:ascii="Cambria Math" w:eastAsia="Times New Roman" w:hAnsi="Cambria Math"/>
          </w:rPr>
          <m:t>t'</m:t>
        </m:r>
      </m:oMath>
      <w:r w:rsidRPr="004B46D5">
        <w:rPr>
          <w:rFonts w:eastAsia="Times New Roman"/>
        </w:rPr>
        <w:t xml:space="preserve">, then the node will receive a counter request for the time </w:t>
      </w:r>
      <m:oMath>
        <m:r>
          <w:rPr>
            <w:rFonts w:ascii="Cambria Math" w:eastAsia="Times New Roman" w:hAnsi="Cambria Math"/>
          </w:rPr>
          <m:t>t'</m:t>
        </m:r>
      </m:oMath>
      <w:r w:rsidRPr="004B46D5">
        <w:rPr>
          <w:rFonts w:eastAsia="Times New Roman"/>
        </w:rPr>
        <w:t xml:space="preserve"> (instead of a new threshold value). In this case, the node should reply to the counter request, and all previous violation resolution processes for this phone number are canceled.</w:t>
      </w:r>
    </w:p>
    <w:p w:rsidR="000619BB" w:rsidRPr="00AE6856" w:rsidRDefault="000619BB" w:rsidP="000619BB">
      <w:pPr>
        <w:spacing w:line="360" w:lineRule="auto"/>
      </w:pPr>
      <w:r w:rsidRPr="004B46D5">
        <w:rPr>
          <w:rFonts w:eastAsia="Times New Roman"/>
        </w:rPr>
        <w:t>Note that the race condition prevention and the update replay mechanisms described above guarantee the correctness of the algorithm, since they guarantee that the earliest threshold crossings are handled first, and that all subsequent updates are processed according to the newly determined thresholds.</w:t>
      </w:r>
    </w:p>
    <w:p w:rsidR="000619BB" w:rsidRDefault="000619BB" w:rsidP="00A333E6">
      <w:pPr>
        <w:pStyle w:val="Heading2"/>
      </w:pPr>
      <w:bookmarkStart w:id="134" w:name="_Toc402095458"/>
      <w:r>
        <w:t>Architecture</w:t>
      </w:r>
      <w:bookmarkEnd w:id="134"/>
    </w:p>
    <w:p w:rsidR="000619BB" w:rsidRDefault="000619BB" w:rsidP="000619BB">
      <w:pPr>
        <w:spacing w:line="360" w:lineRule="auto"/>
      </w:pPr>
      <w:r>
        <w:t>The system is comprised of a local agent installed at each node, and an additional coordinator node. The local agent at each node is comprised of the following components:</w:t>
      </w:r>
    </w:p>
    <w:p w:rsidR="000619BB" w:rsidRDefault="000619BB" w:rsidP="00DE1B06">
      <w:pPr>
        <w:pStyle w:val="ListParagraph"/>
        <w:numPr>
          <w:ilvl w:val="0"/>
          <w:numId w:val="27"/>
        </w:numPr>
        <w:spacing w:line="360" w:lineRule="auto"/>
      </w:pPr>
      <w:r>
        <w:t xml:space="preserve">Stream </w:t>
      </w:r>
      <w:proofErr w:type="spellStart"/>
      <w:r>
        <w:t>Aggregator:Receives</w:t>
      </w:r>
      <w:proofErr w:type="spellEnd"/>
      <w:r>
        <w:t xml:space="preserve"> the raw CDR events and emits a count per phone number and time window; </w:t>
      </w:r>
    </w:p>
    <w:p w:rsidR="000619BB" w:rsidRDefault="000619BB" w:rsidP="00DE1B06">
      <w:pPr>
        <w:pStyle w:val="ListParagraph"/>
        <w:numPr>
          <w:ilvl w:val="0"/>
          <w:numId w:val="27"/>
        </w:numPr>
        <w:spacing w:line="360" w:lineRule="auto"/>
      </w:pPr>
      <w:r>
        <w:lastRenderedPageBreak/>
        <w:t xml:space="preserve">Time Machine: Stores historical data from the stream aggregator and under normal circumstances emits only the latest count; </w:t>
      </w:r>
    </w:p>
    <w:p w:rsidR="000619BB" w:rsidRDefault="000619BB" w:rsidP="00DE1B06">
      <w:pPr>
        <w:pStyle w:val="ListParagraph"/>
        <w:numPr>
          <w:ilvl w:val="0"/>
          <w:numId w:val="26"/>
        </w:numPr>
        <w:spacing w:line="360" w:lineRule="auto"/>
      </w:pPr>
      <w:r>
        <w:t xml:space="preserve">Gatekeeper: Responsible for passing on counts which exceeded the threshold and initiating local violation resolution procedures; </w:t>
      </w:r>
    </w:p>
    <w:p w:rsidR="000619BB" w:rsidRDefault="000619BB" w:rsidP="00DE1B06">
      <w:pPr>
        <w:pStyle w:val="ListParagraph"/>
        <w:numPr>
          <w:ilvl w:val="0"/>
          <w:numId w:val="26"/>
        </w:numPr>
        <w:spacing w:line="360" w:lineRule="auto"/>
      </w:pPr>
      <w:r>
        <w:t>Communicator: Responsible for communicating with the coordinator.</w:t>
      </w:r>
    </w:p>
    <w:p w:rsidR="000619BB" w:rsidRDefault="000619BB" w:rsidP="000619BB">
      <w:pPr>
        <w:pBdr>
          <w:bottom w:val="double" w:sz="6" w:space="1" w:color="auto"/>
        </w:pBdr>
        <w:spacing w:line="360" w:lineRule="auto"/>
      </w:pPr>
      <w:r>
        <w:t xml:space="preserve">The stream aggregator receives the events and maintains a counter for each phone number representing the number of events for that client in the time window. We refer to these counters as the </w:t>
      </w:r>
      <w:r>
        <w:rPr>
          <w:b/>
          <w:bCs/>
        </w:rPr>
        <w:t>counters</w:t>
      </w:r>
      <w:r>
        <w:t xml:space="preserve">. The stream aggregator sends a </w:t>
      </w:r>
      <w:r>
        <w:rPr>
          <w:b/>
          <w:bCs/>
        </w:rPr>
        <w:t>Counter Update Message</w:t>
      </w:r>
      <w:r>
        <w:t xml:space="preserve"> to the time machine, which saves it to a buffer and passes it on to the gatekeeper. The gatekeeper passes on to the communicator a Threshold Pass Message for each client which has exceeded its threshold. When this message is sent it also sends a Pause Message to the time machine to indicate that no further Counter Update Messages for this client should be sent until the violation recovery procedure has completed. The communicator is responsible for sending Threshold Pass Messages and Counter Reply Messages to the coordinator and for receiving messages from the coordinator and sending them backwards. </w:t>
      </w:r>
    </w:p>
    <w:p w:rsidR="000619BB" w:rsidRDefault="000619BB" w:rsidP="000619BB">
      <w:pPr>
        <w:pBdr>
          <w:bottom w:val="double" w:sz="6" w:space="1" w:color="auto"/>
        </w:pBdr>
        <w:spacing w:line="360" w:lineRule="auto"/>
      </w:pPr>
      <w:r>
        <w:t>In case a violation recovery procedure is initiated by the coordinator it passes a Counter Request Message through the communicator to the time machine. The time machine replies with a Counter Reply Message.</w:t>
      </w:r>
    </w:p>
    <w:p w:rsidR="000619BB" w:rsidRDefault="000619BB" w:rsidP="000619BB">
      <w:pPr>
        <w:pBdr>
          <w:bottom w:val="double" w:sz="6" w:space="1" w:color="auto"/>
        </w:pBdr>
        <w:spacing w:line="360" w:lineRule="auto"/>
        <w:rPr>
          <w:rtl/>
        </w:rPr>
      </w:pPr>
      <w:r>
        <w:t>When the violation recovery is complete the coordinator will pass a Play Message to all nodes in order for the time machine to replay all data from time t.</w:t>
      </w:r>
    </w:p>
    <w:p w:rsidR="000619BB" w:rsidRDefault="000619BB" w:rsidP="00A333E6">
      <w:pPr>
        <w:pStyle w:val="Heading3"/>
      </w:pPr>
      <w:bookmarkStart w:id="135" w:name="_Toc402095459"/>
      <w:r>
        <w:t>Messages</w:t>
      </w:r>
      <w:bookmarkEnd w:id="135"/>
    </w:p>
    <w:p w:rsidR="000619BB" w:rsidRDefault="000619BB" w:rsidP="000619BB">
      <w:pPr>
        <w:spacing w:line="360" w:lineRule="auto"/>
      </w:pPr>
      <w:r>
        <w:t xml:space="preserve">There are six types of messages passed between the components: </w:t>
      </w:r>
    </w:p>
    <w:p w:rsidR="000619BB" w:rsidRDefault="000619BB" w:rsidP="000619BB">
      <w:pPr>
        <w:pStyle w:val="ListParagraph"/>
        <w:numPr>
          <w:ilvl w:val="0"/>
          <w:numId w:val="19"/>
        </w:numPr>
        <w:spacing w:after="160" w:line="360" w:lineRule="auto"/>
      </w:pPr>
      <w:r>
        <w:rPr>
          <w:b/>
          <w:bCs/>
        </w:rPr>
        <w:t>Counter Update Message</w:t>
      </w:r>
      <w:r>
        <w:t xml:space="preserve"> which contains a client (string), timestamp of start of time window (the size of the time window is fixed) and number of events (</w:t>
      </w:r>
      <w:proofErr w:type="spellStart"/>
      <w:r>
        <w:t>int</w:t>
      </w:r>
      <w:proofErr w:type="spellEnd"/>
      <w:r>
        <w:t>). This is passed between the stream aggregator and the time machine.</w:t>
      </w:r>
    </w:p>
    <w:p w:rsidR="000619BB" w:rsidRDefault="000619BB" w:rsidP="000619BB">
      <w:pPr>
        <w:pStyle w:val="ListParagraph"/>
        <w:numPr>
          <w:ilvl w:val="0"/>
          <w:numId w:val="19"/>
        </w:numPr>
        <w:spacing w:after="160" w:line="360" w:lineRule="auto"/>
      </w:pPr>
      <w:r>
        <w:rPr>
          <w:b/>
          <w:bCs/>
        </w:rPr>
        <w:t xml:space="preserve">Threshold Pass Message </w:t>
      </w:r>
      <w:r>
        <w:t>which contains a client (string), timestamp, count (</w:t>
      </w:r>
      <w:proofErr w:type="spellStart"/>
      <w:r>
        <w:t>int</w:t>
      </w:r>
      <w:proofErr w:type="spellEnd"/>
      <w:r>
        <w:t>) and threshold (</w:t>
      </w:r>
      <w:proofErr w:type="spellStart"/>
      <w:r>
        <w:t>int</w:t>
      </w:r>
      <w:proofErr w:type="spellEnd"/>
      <w:r>
        <w:t>). This is passed between the communicator and the coordinator.</w:t>
      </w:r>
    </w:p>
    <w:p w:rsidR="000619BB" w:rsidRDefault="000619BB" w:rsidP="000619BB">
      <w:pPr>
        <w:pStyle w:val="ListParagraph"/>
        <w:numPr>
          <w:ilvl w:val="0"/>
          <w:numId w:val="19"/>
        </w:numPr>
        <w:spacing w:after="160" w:line="360" w:lineRule="auto"/>
      </w:pPr>
      <w:r>
        <w:rPr>
          <w:b/>
          <w:bCs/>
        </w:rPr>
        <w:t xml:space="preserve">Counter Request Message </w:t>
      </w:r>
      <w:r w:rsidRPr="001C56DE">
        <w:t>which contains a</w:t>
      </w:r>
      <w:r>
        <w:t xml:space="preserve"> client</w:t>
      </w:r>
      <w:r w:rsidRPr="001C56DE">
        <w:t xml:space="preserve"> (string) and a timestamp</w:t>
      </w:r>
      <w:r>
        <w:t>. This is passed from the coordinator to the communicator and from there to the stream aggregator.</w:t>
      </w:r>
    </w:p>
    <w:p w:rsidR="000619BB" w:rsidRPr="00A47363" w:rsidRDefault="000619BB" w:rsidP="000619BB">
      <w:pPr>
        <w:pStyle w:val="ListParagraph"/>
        <w:numPr>
          <w:ilvl w:val="0"/>
          <w:numId w:val="19"/>
        </w:numPr>
        <w:spacing w:after="160" w:line="360" w:lineRule="auto"/>
      </w:pPr>
      <w:r>
        <w:rPr>
          <w:b/>
          <w:bCs/>
        </w:rPr>
        <w:t xml:space="preserve">Counter Reply Message </w:t>
      </w:r>
      <w:r>
        <w:t>which contains a client</w:t>
      </w:r>
      <w:r w:rsidRPr="007B594E">
        <w:t xml:space="preserve"> (string) and a timestamp.</w:t>
      </w:r>
    </w:p>
    <w:p w:rsidR="000619BB" w:rsidRDefault="000619BB" w:rsidP="000619BB">
      <w:pPr>
        <w:pStyle w:val="ListParagraph"/>
        <w:numPr>
          <w:ilvl w:val="0"/>
          <w:numId w:val="19"/>
        </w:numPr>
        <w:spacing w:after="160" w:line="360" w:lineRule="auto"/>
      </w:pPr>
      <w:r w:rsidRPr="001C56DE">
        <w:rPr>
          <w:b/>
          <w:bCs/>
        </w:rPr>
        <w:lastRenderedPageBreak/>
        <w:t>New Threshold Message</w:t>
      </w:r>
      <w:r>
        <w:t xml:space="preserve"> which contains a client (string), the new threshold for that number (</w:t>
      </w:r>
      <w:proofErr w:type="spellStart"/>
      <w:r>
        <w:t>int</w:t>
      </w:r>
      <w:proofErr w:type="spellEnd"/>
      <w:r>
        <w:t>) and whether the phone number should be reported if it passes over or under the threshold (</w:t>
      </w:r>
      <w:proofErr w:type="spellStart"/>
      <w:r>
        <w:t>boolean</w:t>
      </w:r>
      <w:proofErr w:type="spellEnd"/>
      <w:r>
        <w:t>). This is passed from the coordinator to the communicator.</w:t>
      </w:r>
    </w:p>
    <w:p w:rsidR="000619BB" w:rsidRDefault="000619BB" w:rsidP="000619BB">
      <w:pPr>
        <w:pStyle w:val="ListParagraph"/>
        <w:numPr>
          <w:ilvl w:val="0"/>
          <w:numId w:val="19"/>
        </w:numPr>
        <w:spacing w:after="160" w:line="360" w:lineRule="auto"/>
      </w:pPr>
      <w:r>
        <w:rPr>
          <w:b/>
          <w:bCs/>
        </w:rPr>
        <w:t>Pause/Play message, which contains a pause/play instruction (</w:t>
      </w:r>
      <w:proofErr w:type="spellStart"/>
      <w:proofErr w:type="gramStart"/>
      <w:r>
        <w:rPr>
          <w:b/>
          <w:bCs/>
        </w:rPr>
        <w:t>boolean</w:t>
      </w:r>
      <w:proofErr w:type="spellEnd"/>
      <w:proofErr w:type="gramEnd"/>
      <w:r>
        <w:rPr>
          <w:b/>
          <w:bCs/>
        </w:rPr>
        <w:t>), phone number (string) and timestamp.</w:t>
      </w:r>
    </w:p>
    <w:p w:rsidR="000619BB" w:rsidRDefault="000619BB" w:rsidP="00A333E6">
      <w:pPr>
        <w:pStyle w:val="Heading2"/>
      </w:pPr>
      <w:bookmarkStart w:id="136" w:name="_Toc402095460"/>
      <w:r>
        <w:t>Diagrams</w:t>
      </w:r>
      <w:bookmarkEnd w:id="136"/>
      <w:r>
        <w:t xml:space="preserve"> </w:t>
      </w:r>
    </w:p>
    <w:p w:rsidR="000619BB" w:rsidRDefault="000619BB" w:rsidP="000619BB">
      <w:pPr>
        <w:keepNext/>
        <w:spacing w:line="360" w:lineRule="auto"/>
      </w:pPr>
      <w:r>
        <w:rPr>
          <w:noProof/>
          <w:lang w:eastAsia="en-US" w:bidi="he-IL"/>
        </w:rPr>
        <w:drawing>
          <wp:inline distT="0" distB="0" distL="0" distR="0" wp14:anchorId="1030795E" wp14:editId="2EACCC7D">
            <wp:extent cx="5946140" cy="2345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6140" cy="2345690"/>
                    </a:xfrm>
                    <a:prstGeom prst="rect">
                      <a:avLst/>
                    </a:prstGeom>
                    <a:noFill/>
                    <a:ln>
                      <a:noFill/>
                    </a:ln>
                  </pic:spPr>
                </pic:pic>
              </a:graphicData>
            </a:graphic>
          </wp:inline>
        </w:drawing>
      </w:r>
    </w:p>
    <w:p w:rsidR="000619BB" w:rsidRPr="006E449C" w:rsidRDefault="000619BB" w:rsidP="000619BB">
      <w:pPr>
        <w:pStyle w:val="Caption"/>
      </w:pPr>
      <w:bookmarkStart w:id="137" w:name="_Toc402095482"/>
      <w:r>
        <w:t xml:space="preserve">Figure </w:t>
      </w:r>
      <w:r w:rsidR="003B4817">
        <w:fldChar w:fldCharType="begin"/>
      </w:r>
      <w:r w:rsidR="003B4817">
        <w:instrText xml:space="preserve"> STYLEREF 1 \s </w:instrText>
      </w:r>
      <w:r w:rsidR="003B4817">
        <w:fldChar w:fldCharType="separate"/>
      </w:r>
      <w:r w:rsidR="008A5D49">
        <w:rPr>
          <w:rFonts w:hint="cs"/>
          <w:noProof/>
          <w:cs/>
        </w:rPr>
        <w:t>‎</w:t>
      </w:r>
      <w:r w:rsidR="008A5D49">
        <w:rPr>
          <w:noProof/>
        </w:rPr>
        <w:t>6</w:t>
      </w:r>
      <w:r w:rsidR="003B4817">
        <w:fldChar w:fldCharType="end"/>
      </w:r>
      <w:r w:rsidR="003B4817">
        <w:t>.</w:t>
      </w:r>
      <w:r w:rsidR="003B4817">
        <w:fldChar w:fldCharType="begin"/>
      </w:r>
      <w:r w:rsidR="003B4817">
        <w:instrText xml:space="preserve"> SEQ Figure \* ARABIC \s 1 </w:instrText>
      </w:r>
      <w:r w:rsidR="003B4817">
        <w:fldChar w:fldCharType="separate"/>
      </w:r>
      <w:r w:rsidR="008A5D49">
        <w:rPr>
          <w:noProof/>
        </w:rPr>
        <w:t>1</w:t>
      </w:r>
      <w:r w:rsidR="003B4817">
        <w:fldChar w:fldCharType="end"/>
      </w:r>
      <w:r>
        <w:t xml:space="preserve"> – </w:t>
      </w:r>
      <w:proofErr w:type="gramStart"/>
      <w:r>
        <w:t>components</w:t>
      </w:r>
      <w:proofErr w:type="gramEnd"/>
      <w:r>
        <w:t xml:space="preserve"> when events are CDRs arrival</w:t>
      </w:r>
      <w:bookmarkEnd w:id="137"/>
    </w:p>
    <w:p w:rsidR="000619BB" w:rsidRPr="00152177" w:rsidRDefault="000619BB" w:rsidP="000619BB">
      <w:pPr>
        <w:spacing w:line="360" w:lineRule="auto"/>
        <w:rPr>
          <w:sz w:val="32"/>
          <w:szCs w:val="32"/>
        </w:rPr>
      </w:pPr>
    </w:p>
    <w:p w:rsidR="000619BB" w:rsidRDefault="000619BB" w:rsidP="000619BB"/>
    <w:p w:rsidR="007F23EE" w:rsidRPr="007F23EE" w:rsidRDefault="007F23EE" w:rsidP="007F23EE"/>
    <w:sectPr w:rsidR="007F23EE" w:rsidRPr="007F23EE" w:rsidSect="00A7527F">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079" w:rsidRDefault="00021079" w:rsidP="004B64AC">
      <w:pPr>
        <w:spacing w:after="0" w:line="240" w:lineRule="auto"/>
      </w:pPr>
      <w:r>
        <w:separator/>
      </w:r>
    </w:p>
  </w:endnote>
  <w:endnote w:type="continuationSeparator" w:id="0">
    <w:p w:rsidR="00021079" w:rsidRDefault="00021079" w:rsidP="004B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rebuchet MS Bold">
    <w:panose1 w:val="020B0703020202020204"/>
    <w:charset w:val="00"/>
    <w:family w:val="roman"/>
    <w:pitch w:val="default"/>
  </w:font>
  <w:font w:name="Tms Rmn">
    <w:altName w:val="Times New Roman"/>
    <w:panose1 w:val="020206030405050203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50EC" w:rsidRPr="004B64AC" w:rsidRDefault="00E650EC" w:rsidP="004A68C7">
    <w:pPr>
      <w:pStyle w:val="Footer"/>
      <w:rPr>
        <w:sz w:val="24"/>
        <w:szCs w:val="24"/>
      </w:rPr>
    </w:pPr>
    <w:r>
      <w:rPr>
        <w:noProof/>
        <w:lang w:eastAsia="en-US" w:bidi="he-IL"/>
      </w:rPr>
      <w:drawing>
        <wp:inline distT="0" distB="0" distL="0" distR="0" wp14:anchorId="2057B66D" wp14:editId="5FFE40D9">
          <wp:extent cx="829340" cy="223083"/>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4857" cy="224567"/>
                  </a:xfrm>
                  <a:prstGeom prst="rect">
                    <a:avLst/>
                  </a:prstGeom>
                </pic:spPr>
              </pic:pic>
            </a:graphicData>
          </a:graphic>
        </wp:inline>
      </w:drawing>
    </w:r>
    <w:r>
      <w:t xml:space="preserve">                                                                                                             </w:t>
    </w:r>
    <w:r w:rsidRPr="004B64AC">
      <w:rPr>
        <w:sz w:val="24"/>
        <w:szCs w:val="24"/>
      </w:rPr>
      <w:t>D</w:t>
    </w:r>
    <w:r>
      <w:rPr>
        <w:sz w:val="24"/>
        <w:szCs w:val="24"/>
      </w:rPr>
      <w:t>6</w:t>
    </w:r>
    <w:r w:rsidRPr="004B64AC">
      <w:rPr>
        <w:sz w:val="24"/>
        <w:szCs w:val="24"/>
      </w:rPr>
      <w:t>.</w:t>
    </w:r>
    <w:r>
      <w:rPr>
        <w:sz w:val="24"/>
        <w:szCs w:val="24"/>
      </w:rPr>
      <w:t>1</w:t>
    </w:r>
    <w:r w:rsidRPr="004B64AC">
      <w:rPr>
        <w:sz w:val="24"/>
        <w:szCs w:val="24"/>
      </w:rPr>
      <w:t xml:space="preserve"> </w:t>
    </w:r>
    <w:r>
      <w:rPr>
        <w:sz w:val="24"/>
        <w:szCs w:val="24"/>
      </w:rPr>
      <w:t>Architecture Design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079" w:rsidRDefault="00021079" w:rsidP="004B64AC">
      <w:pPr>
        <w:spacing w:after="0" w:line="240" w:lineRule="auto"/>
      </w:pPr>
      <w:r>
        <w:separator/>
      </w:r>
    </w:p>
  </w:footnote>
  <w:footnote w:type="continuationSeparator" w:id="0">
    <w:p w:rsidR="00021079" w:rsidRDefault="00021079" w:rsidP="004B64AC">
      <w:pPr>
        <w:spacing w:after="0" w:line="240" w:lineRule="auto"/>
      </w:pPr>
      <w:r>
        <w:continuationSeparator/>
      </w:r>
    </w:p>
  </w:footnote>
  <w:footnote w:id="1">
    <w:p w:rsidR="00E650EC" w:rsidRDefault="00E650EC">
      <w:pPr>
        <w:pStyle w:val="FootnoteText"/>
      </w:pPr>
      <w:r>
        <w:rPr>
          <w:rStyle w:val="FootnoteReference"/>
        </w:rPr>
        <w:footnoteRef/>
      </w:r>
      <w:r>
        <w:t xml:space="preserve"> Actuators are out of scope of SPEEDD prototype. Under automatic action we mean that the message representing the action type and parameters is emitted by SPEEDD, so that the actual operational system listening to action events is supposed to execute it.</w:t>
      </w:r>
    </w:p>
  </w:footnote>
  <w:footnote w:id="2">
    <w:p w:rsidR="00E650EC" w:rsidRDefault="00E650EC">
      <w:pPr>
        <w:pStyle w:val="FootnoteText"/>
      </w:pPr>
      <w:r>
        <w:rPr>
          <w:rStyle w:val="FootnoteReference"/>
        </w:rPr>
        <w:footnoteRef/>
      </w:r>
      <w:r>
        <w:t xml:space="preserve"> </w:t>
      </w:r>
      <w:r w:rsidRPr="0016503E">
        <w:t xml:space="preserve">G. </w:t>
      </w:r>
      <w:proofErr w:type="spellStart"/>
      <w:r w:rsidRPr="0016503E">
        <w:t>Hohpe</w:t>
      </w:r>
      <w:proofErr w:type="spellEnd"/>
      <w:r w:rsidRPr="0016503E">
        <w:t xml:space="preserve">. </w:t>
      </w:r>
      <w:proofErr w:type="gramStart"/>
      <w:r w:rsidRPr="0016503E">
        <w:t>Programming without a call stack – Event-driven Architecture.</w:t>
      </w:r>
      <w:proofErr w:type="gramEnd"/>
      <w:r w:rsidRPr="0016503E">
        <w:t xml:space="preserve"> </w:t>
      </w:r>
      <w:proofErr w:type="gramStart"/>
      <w:r w:rsidRPr="0016503E">
        <w:t>2006, [Online].</w:t>
      </w:r>
      <w:proofErr w:type="gramEnd"/>
      <w:r w:rsidRPr="0016503E">
        <w:t xml:space="preserve"> At: http://www.eaipatterns.com/docs/EDA.pdf</w:t>
      </w:r>
    </w:p>
  </w:footnote>
  <w:footnote w:id="3">
    <w:p w:rsidR="00E650EC" w:rsidRDefault="00E650EC">
      <w:pPr>
        <w:pStyle w:val="FootnoteText"/>
      </w:pPr>
      <w:r>
        <w:rPr>
          <w:rStyle w:val="FootnoteReference"/>
        </w:rPr>
        <w:footnoteRef/>
      </w:r>
      <w:r>
        <w:t xml:space="preserve"> </w:t>
      </w:r>
      <w:hyperlink r:id="rId1" w:history="1">
        <w:r w:rsidRPr="0038224D">
          <w:rPr>
            <w:rStyle w:val="Hyperlink"/>
          </w:rPr>
          <w:t>http://kafka.apache.org/</w:t>
        </w:r>
      </w:hyperlink>
    </w:p>
  </w:footnote>
  <w:footnote w:id="4">
    <w:p w:rsidR="00E650EC" w:rsidRDefault="00E650EC">
      <w:pPr>
        <w:pStyle w:val="FootnoteText"/>
      </w:pPr>
      <w:r>
        <w:rPr>
          <w:rStyle w:val="FootnoteReference"/>
        </w:rPr>
        <w:footnoteRef/>
      </w:r>
      <w:r>
        <w:t xml:space="preserve"> </w:t>
      </w:r>
      <w:r w:rsidRPr="001262A7">
        <w:t>https://github.com/wurstmeister/storm-kafka-0.8-plus</w:t>
      </w:r>
    </w:p>
  </w:footnote>
  <w:footnote w:id="5">
    <w:p w:rsidR="00E650EC" w:rsidRDefault="00E650EC" w:rsidP="00BC3DAE">
      <w:pPr>
        <w:pStyle w:val="FootnoteText"/>
      </w:pPr>
      <w:r>
        <w:rPr>
          <w:rStyle w:val="FootnoteReference"/>
        </w:rPr>
        <w:footnoteRef/>
      </w:r>
      <w:r>
        <w:t xml:space="preserve"> Sensor connector is out of scope for SPEEDD prototype because connecting to the operational systems in production environment is not planned as a goal for the prototype</w:t>
      </w:r>
    </w:p>
  </w:footnote>
  <w:footnote w:id="6">
    <w:p w:rsidR="00C4614E" w:rsidRDefault="00C4614E" w:rsidP="00C4614E">
      <w:pPr>
        <w:pStyle w:val="FootnoteText"/>
      </w:pPr>
      <w:r>
        <w:rPr>
          <w:rStyle w:val="FootnoteReference"/>
        </w:rPr>
        <w:footnoteRef/>
      </w:r>
      <w:r>
        <w:t xml:space="preserve"> Work on implementing Proton on Storm is being performed as part of FERARI project (http://www.ferari-project.eu). The architecture is described in the current document for completeness and clarity</w:t>
      </w:r>
    </w:p>
  </w:footnote>
  <w:footnote w:id="7">
    <w:p w:rsidR="00375E90" w:rsidRDefault="00375E90" w:rsidP="003C365F">
      <w:pPr>
        <w:pStyle w:val="FootnoteText"/>
        <w:rPr>
          <w:lang w:bidi="he-IL"/>
        </w:rPr>
      </w:pPr>
      <w:r>
        <w:rPr>
          <w:rStyle w:val="FootnoteReference"/>
        </w:rPr>
        <w:footnoteRef/>
      </w:r>
      <w:r>
        <w:t xml:space="preserve"> </w:t>
      </w:r>
      <w:hyperlink r:id="rId2" w:history="1">
        <w:r w:rsidRPr="000801FA">
          <w:rPr>
            <w:rFonts w:cs="Helvetica"/>
            <w:color w:val="0000FF"/>
            <w:u w:val="single"/>
            <w:lang w:bidi="he-IL"/>
          </w:rPr>
          <w:t>http://expressjs.com</w:t>
        </w:r>
      </w:hyperlink>
      <w:r w:rsidRPr="000801FA">
        <w:rPr>
          <w:lang w:bidi="he-IL"/>
        </w:rPr>
        <w:t xml:space="preserve"> </w:t>
      </w:r>
      <w:r w:rsidR="003C365F">
        <w:rPr>
          <w:lang w:bidi="he-IL"/>
        </w:rPr>
        <w:t xml:space="preserve">– </w:t>
      </w:r>
      <w:r w:rsidRPr="000801FA">
        <w:rPr>
          <w:lang w:bidi="he-IL"/>
        </w:rPr>
        <w:t>Express is a minimal and flexible Node.js web application framework that provides a robust set of features for web and mobile applications</w:t>
      </w:r>
    </w:p>
  </w:footnote>
  <w:footnote w:id="8">
    <w:p w:rsidR="00375E90" w:rsidRDefault="00375E90" w:rsidP="003C365F">
      <w:pPr>
        <w:pStyle w:val="FootnoteText"/>
        <w:rPr>
          <w:lang w:bidi="he-IL"/>
        </w:rPr>
      </w:pPr>
      <w:r>
        <w:rPr>
          <w:rStyle w:val="FootnoteReference"/>
        </w:rPr>
        <w:footnoteRef/>
      </w:r>
      <w:r>
        <w:t xml:space="preserve"> </w:t>
      </w:r>
      <w:hyperlink r:id="rId3" w:history="1">
        <w:r w:rsidRPr="000801FA">
          <w:rPr>
            <w:rFonts w:cs="Helvetica"/>
            <w:color w:val="0000FF"/>
            <w:u w:val="single"/>
            <w:lang w:bidi="he-IL"/>
          </w:rPr>
          <w:t>http://nodejs.org</w:t>
        </w:r>
      </w:hyperlink>
      <w:r w:rsidRPr="000801FA">
        <w:rPr>
          <w:lang w:bidi="he-IL"/>
        </w:rPr>
        <w:t xml:space="preserve"> </w:t>
      </w:r>
      <w:r w:rsidR="003C365F">
        <w:rPr>
          <w:lang w:bidi="he-IL"/>
        </w:rPr>
        <w:t xml:space="preserve">– </w:t>
      </w:r>
      <w:r w:rsidRPr="000801FA">
        <w:rPr>
          <w:lang w:bidi="he-IL"/>
        </w:rPr>
        <w:t>Node.js is asynchronous event driven framework for building fast, scalable network applications</w:t>
      </w:r>
    </w:p>
  </w:footnote>
  <w:footnote w:id="9">
    <w:p w:rsidR="00E62A17" w:rsidRPr="000801FA" w:rsidRDefault="00E62A17" w:rsidP="00E62A17">
      <w:pPr>
        <w:pStyle w:val="FootnoteText"/>
        <w:rPr>
          <w:rFonts w:ascii="Tms Rmn" w:hAnsi="Tms Rmn"/>
          <w:sz w:val="24"/>
          <w:szCs w:val="24"/>
          <w:lang w:bidi="he-IL"/>
        </w:rPr>
      </w:pPr>
      <w:r>
        <w:rPr>
          <w:rStyle w:val="FootnoteReference"/>
        </w:rPr>
        <w:footnoteRef/>
      </w:r>
      <w:r>
        <w:t xml:space="preserve"> </w:t>
      </w:r>
      <w:hyperlink r:id="rId4" w:history="1">
        <w:r w:rsidRPr="000801FA">
          <w:rPr>
            <w:rFonts w:cs="Helvetica"/>
            <w:color w:val="0000FF"/>
            <w:u w:val="single"/>
            <w:lang w:bidi="he-IL"/>
          </w:rPr>
          <w:t>https://zookeeper.apache.org</w:t>
        </w:r>
      </w:hyperlink>
      <w:r w:rsidRPr="000801FA">
        <w:rPr>
          <w:lang w:bidi="he-IL"/>
        </w:rPr>
        <w:t xml:space="preserve"> – Zookeeper is an open-source distributed service for configuration, synchronization and naming registry for large distributed systems</w:t>
      </w:r>
    </w:p>
  </w:footnote>
  <w:footnote w:id="10">
    <w:p w:rsidR="0052762A" w:rsidRPr="000801FA" w:rsidRDefault="000B6EE7" w:rsidP="00963A2C">
      <w:pPr>
        <w:pStyle w:val="FootnoteText"/>
        <w:rPr>
          <w:u w:val="single"/>
        </w:rPr>
      </w:pPr>
      <w:r>
        <w:rPr>
          <w:rStyle w:val="FootnoteReference"/>
        </w:rPr>
        <w:footnoteRef/>
      </w:r>
      <w:r>
        <w:t xml:space="preserve"> </w:t>
      </w:r>
      <w:hyperlink r:id="rId5" w:history="1">
        <w:r w:rsidR="0052762A" w:rsidRPr="00261C11">
          <w:rPr>
            <w:rStyle w:val="Hyperlink"/>
          </w:rPr>
          <w:t>http://d3js.org</w:t>
        </w:r>
      </w:hyperlink>
      <w:r w:rsidR="0052762A">
        <w:rPr>
          <w:u w:val="single"/>
        </w:rPr>
        <w:t xml:space="preserve"> – </w:t>
      </w:r>
      <w:r w:rsidR="0052762A" w:rsidRPr="0052762A">
        <w:rPr>
          <w:u w:val="single"/>
        </w:rPr>
        <w:t xml:space="preserve"> D3.js is a JavaScript library for manip</w:t>
      </w:r>
      <w:r w:rsidR="00770ED0">
        <w:rPr>
          <w:u w:val="single"/>
        </w:rPr>
        <w:t xml:space="preserve">ulating </w:t>
      </w:r>
      <w:r w:rsidR="00713A6E">
        <w:rPr>
          <w:u w:val="single"/>
        </w:rPr>
        <w:t>DOM</w:t>
      </w:r>
      <w:r w:rsidR="00963A2C">
        <w:rPr>
          <w:u w:val="single"/>
        </w:rPr>
        <w:t xml:space="preserve"> (Document Object Model)</w:t>
      </w:r>
      <w:r w:rsidR="00770ED0">
        <w:rPr>
          <w:u w:val="single"/>
        </w:rPr>
        <w:t xml:space="preserve"> based on data</w:t>
      </w:r>
    </w:p>
  </w:footnote>
  <w:footnote w:id="11">
    <w:p w:rsidR="000F3790" w:rsidRDefault="000F3790" w:rsidP="00D133BC">
      <w:pPr>
        <w:pStyle w:val="FootnoteText"/>
      </w:pPr>
      <w:r>
        <w:rPr>
          <w:rStyle w:val="FootnoteReference"/>
        </w:rPr>
        <w:footnoteRef/>
      </w:r>
      <w:r>
        <w:t xml:space="preserve"> The Distributed Counter Algorithm referred here has been developed as part of FERARI</w:t>
      </w:r>
      <w:r w:rsidR="00D133BC">
        <w:t xml:space="preserve"> project (</w:t>
      </w:r>
      <w:hyperlink r:id="rId6" w:history="1">
        <w:r w:rsidR="00D133BC" w:rsidRPr="00D133BC">
          <w:rPr>
            <w:rStyle w:val="Hyperlink"/>
          </w:rPr>
          <w:t>http://www.ferari-project.eu</w:t>
        </w:r>
      </w:hyperlink>
      <w:r w:rsidR="00D133BC">
        <w:t>)</w:t>
      </w:r>
    </w:p>
  </w:footnote>
  <w:footnote w:id="12">
    <w:p w:rsidR="00E650EC" w:rsidRDefault="00E650EC" w:rsidP="002014B9">
      <w:pPr>
        <w:pStyle w:val="FootnoteText"/>
      </w:pPr>
      <w:r>
        <w:rPr>
          <w:rStyle w:val="FootnoteReference"/>
        </w:rPr>
        <w:footnoteRef/>
      </w:r>
      <w:r>
        <w:t xml:space="preserve"> </w:t>
      </w:r>
      <w:proofErr w:type="spellStart"/>
      <w:proofErr w:type="gramStart"/>
      <w:r w:rsidRPr="00042AC3">
        <w:t>Artikis</w:t>
      </w:r>
      <w:proofErr w:type="spellEnd"/>
      <w:r w:rsidRPr="00042AC3">
        <w:t xml:space="preserve"> A., </w:t>
      </w:r>
      <w:proofErr w:type="spellStart"/>
      <w:r w:rsidRPr="00042AC3">
        <w:t>Sergot</w:t>
      </w:r>
      <w:proofErr w:type="spellEnd"/>
      <w:r w:rsidRPr="00042AC3">
        <w:t xml:space="preserve"> M. and </w:t>
      </w:r>
      <w:proofErr w:type="spellStart"/>
      <w:r w:rsidRPr="00042AC3">
        <w:t>Paliouras</w:t>
      </w:r>
      <w:proofErr w:type="spellEnd"/>
      <w:r w:rsidRPr="00042AC3">
        <w:t xml:space="preserve"> G.</w:t>
      </w:r>
      <w:proofErr w:type="gramEnd"/>
      <w:r w:rsidRPr="00042AC3">
        <w:t xml:space="preserve"> </w:t>
      </w:r>
      <w:proofErr w:type="gramStart"/>
      <w:r w:rsidRPr="00042AC3">
        <w:t>An Event Calculus for Event Recognition.</w:t>
      </w:r>
      <w:proofErr w:type="gramEnd"/>
      <w:r w:rsidRPr="00042AC3">
        <w:t xml:space="preserve"> IEEE Transactions on Knowledge and Data Engineering (TKDE), to appear.</w:t>
      </w:r>
    </w:p>
  </w:footnote>
  <w:footnote w:id="13">
    <w:p w:rsidR="00E650EC" w:rsidRDefault="00E650EC">
      <w:pPr>
        <w:pStyle w:val="FootnoteText"/>
      </w:pPr>
      <w:r>
        <w:rPr>
          <w:rStyle w:val="FootnoteReference"/>
        </w:rPr>
        <w:footnoteRef/>
      </w:r>
      <w:r>
        <w:t xml:space="preserve"> </w:t>
      </w:r>
      <w:r w:rsidRPr="001269F3">
        <w:t>http://kafka.apache.org/documentation.html#api</w:t>
      </w:r>
    </w:p>
  </w:footnote>
  <w:footnote w:id="14">
    <w:p w:rsidR="00E650EC" w:rsidRDefault="00E650EC">
      <w:pPr>
        <w:pStyle w:val="FootnoteText"/>
      </w:pPr>
      <w:r>
        <w:rPr>
          <w:rStyle w:val="FootnoteReference"/>
        </w:rPr>
        <w:footnoteRef/>
      </w:r>
      <w:r>
        <w:t xml:space="preserve"> </w:t>
      </w:r>
      <w:r w:rsidRPr="00CD4CAB">
        <w:t>https://storm.incubator.apache.org/about/fault-tolerant.html</w:t>
      </w:r>
    </w:p>
  </w:footnote>
  <w:footnote w:id="15">
    <w:p w:rsidR="00E650EC" w:rsidRDefault="00E650EC">
      <w:pPr>
        <w:pStyle w:val="FootnoteText"/>
      </w:pPr>
      <w:r>
        <w:rPr>
          <w:rStyle w:val="FootnoteReference"/>
        </w:rPr>
        <w:footnoteRef/>
      </w:r>
      <w:r>
        <w:t xml:space="preserve"> </w:t>
      </w:r>
      <w:r w:rsidRPr="004C0A27">
        <w:t>http://junit.org/</w:t>
      </w:r>
    </w:p>
  </w:footnote>
  <w:footnote w:id="16">
    <w:p w:rsidR="00E650EC" w:rsidRDefault="00E650EC">
      <w:pPr>
        <w:pStyle w:val="FootnoteText"/>
      </w:pPr>
      <w:r>
        <w:rPr>
          <w:rStyle w:val="FootnoteReference"/>
        </w:rPr>
        <w:footnoteRef/>
      </w:r>
      <w:r>
        <w:t xml:space="preserve"> </w:t>
      </w:r>
      <w:r w:rsidRPr="00A44BFF">
        <w:t>https://code.google.com/p/mockito/</w:t>
      </w:r>
    </w:p>
  </w:footnote>
  <w:footnote w:id="17">
    <w:p w:rsidR="00E650EC" w:rsidRDefault="00E650EC">
      <w:pPr>
        <w:pStyle w:val="FootnoteText"/>
      </w:pPr>
      <w:r>
        <w:rPr>
          <w:rStyle w:val="FootnoteReference"/>
        </w:rPr>
        <w:footnoteRef/>
      </w:r>
      <w:r>
        <w:t xml:space="preserve"> </w:t>
      </w:r>
      <w:r w:rsidRPr="005C595B">
        <w:t>http://maven.apache.org/</w:t>
      </w:r>
    </w:p>
  </w:footnote>
  <w:footnote w:id="18">
    <w:p w:rsidR="00E650EC" w:rsidRDefault="00E650EC">
      <w:pPr>
        <w:pStyle w:val="FootnoteText"/>
      </w:pPr>
      <w:r>
        <w:rPr>
          <w:rStyle w:val="FootnoteReference"/>
        </w:rPr>
        <w:footnoteRef/>
      </w:r>
      <w:r>
        <w:t xml:space="preserve"> </w:t>
      </w:r>
      <w:r w:rsidRPr="000E4727">
        <w:t>http://www.ferari-project.eu/</w:t>
      </w:r>
    </w:p>
  </w:footnote>
  <w:footnote w:id="19">
    <w:p w:rsidR="00E650EC" w:rsidRDefault="00E650EC" w:rsidP="005919EA">
      <w:pPr>
        <w:pStyle w:val="FootnoteText"/>
      </w:pPr>
      <w:r>
        <w:rPr>
          <w:rStyle w:val="FootnoteReference"/>
        </w:rPr>
        <w:footnoteRef/>
      </w:r>
      <w:r>
        <w:t xml:space="preserve"> </w:t>
      </w:r>
      <w:r w:rsidRPr="005919EA">
        <w:t>http://storm.apache.org/</w:t>
      </w:r>
    </w:p>
  </w:footnote>
  <w:footnote w:id="20">
    <w:p w:rsidR="007C6C8F" w:rsidRDefault="007C6C8F">
      <w:pPr>
        <w:pStyle w:val="FootnoteText"/>
      </w:pPr>
      <w:r>
        <w:rPr>
          <w:rStyle w:val="FootnoteReference"/>
        </w:rPr>
        <w:footnoteRef/>
      </w:r>
      <w:r>
        <w:t xml:space="preserve"> </w:t>
      </w:r>
      <w:r w:rsidRPr="007C6C8F">
        <w:t>http://storm.incubator.apache.org/documentation/Trident-tutorial.html</w:t>
      </w:r>
    </w:p>
  </w:footnote>
  <w:footnote w:id="21">
    <w:p w:rsidR="00E650EC" w:rsidRDefault="00E650EC" w:rsidP="00F470EB">
      <w:pPr>
        <w:pStyle w:val="FootnoteText"/>
      </w:pPr>
      <w:r>
        <w:rPr>
          <w:rStyle w:val="FootnoteReference"/>
        </w:rPr>
        <w:footnoteRef/>
      </w:r>
      <w:r>
        <w:t xml:space="preserve"> The diagram is taken from </w:t>
      </w:r>
      <w:r w:rsidRPr="00F470EB">
        <w:t>http://storm.apache.org/documentation/Tutorial.html</w:t>
      </w:r>
    </w:p>
  </w:footnote>
  <w:footnote w:id="22">
    <w:p w:rsidR="00E650EC" w:rsidRDefault="00E650EC" w:rsidP="005965FA">
      <w:pPr>
        <w:pStyle w:val="FootnoteText"/>
      </w:pPr>
      <w:r>
        <w:rPr>
          <w:rStyle w:val="FootnoteReference"/>
        </w:rPr>
        <w:footnoteRef/>
      </w:r>
      <w:r>
        <w:t xml:space="preserve"> The diagram taken from </w:t>
      </w:r>
      <w:r w:rsidRPr="005965FA">
        <w:t>http://storm.apache.org/documentation/Understanding-the-parallelism-of-a-Storm-topology.html</w:t>
      </w:r>
    </w:p>
  </w:footnote>
  <w:footnote w:id="23">
    <w:p w:rsidR="00E650EC" w:rsidRDefault="00E650EC">
      <w:pPr>
        <w:pStyle w:val="FootnoteText"/>
      </w:pPr>
      <w:r>
        <w:rPr>
          <w:rStyle w:val="FootnoteReference"/>
        </w:rPr>
        <w:footnoteRef/>
      </w:r>
      <w:r>
        <w:t xml:space="preserve"> </w:t>
      </w:r>
      <w:r w:rsidRPr="00AD2264">
        <w:t>https://storm.incubator.apache.org/about/scalable.html</w:t>
      </w:r>
    </w:p>
  </w:footnote>
  <w:footnote w:id="24">
    <w:p w:rsidR="00E650EC" w:rsidRDefault="00E650EC">
      <w:pPr>
        <w:pStyle w:val="FootnoteText"/>
      </w:pPr>
      <w:r>
        <w:rPr>
          <w:rStyle w:val="FootnoteReference"/>
        </w:rPr>
        <w:footnoteRef/>
      </w:r>
      <w:r>
        <w:t xml:space="preserve"> </w:t>
      </w:r>
      <w:r w:rsidRPr="002848EF">
        <w:t>https://developer.ibm.com/streamsdev/wp-content/uploads/sites/15/2014/04/Streams-and-Storm-April-2014-Final.pdf</w:t>
      </w:r>
    </w:p>
  </w:footnote>
  <w:footnote w:id="25">
    <w:p w:rsidR="00E650EC" w:rsidRDefault="00E650EC">
      <w:pPr>
        <w:pStyle w:val="FootnoteText"/>
      </w:pPr>
      <w:r>
        <w:rPr>
          <w:rStyle w:val="FootnoteReference"/>
        </w:rPr>
        <w:footnoteRef/>
      </w:r>
      <w:r>
        <w:t xml:space="preserve"> </w:t>
      </w:r>
      <w:r w:rsidRPr="000955BC">
        <w:t>http://akka.io/</w:t>
      </w:r>
    </w:p>
  </w:footnote>
  <w:footnote w:id="26">
    <w:p w:rsidR="00E650EC" w:rsidRDefault="00E650EC">
      <w:pPr>
        <w:pStyle w:val="FootnoteText"/>
      </w:pPr>
      <w:r>
        <w:rPr>
          <w:rStyle w:val="FootnoteReference"/>
        </w:rPr>
        <w:footnoteRef/>
      </w:r>
      <w:r>
        <w:t xml:space="preserve"> Picture source: </w:t>
      </w:r>
      <w:r w:rsidRPr="00CC6565">
        <w:t>http://doc.akka.io/docs/akka/2.3.6/general/supervision.html</w:t>
      </w:r>
    </w:p>
  </w:footnote>
  <w:footnote w:id="27">
    <w:p w:rsidR="00E650EC" w:rsidRDefault="00E650EC" w:rsidP="009C123C">
      <w:pPr>
        <w:pStyle w:val="FootnoteText"/>
      </w:pPr>
      <w:r>
        <w:rPr>
          <w:rStyle w:val="FootnoteReference"/>
        </w:rPr>
        <w:footnoteRef/>
      </w:r>
      <w:r>
        <w:t xml:space="preserve"> </w:t>
      </w:r>
      <w:r w:rsidRPr="009C123C">
        <w:t>http://typesafe.com</w:t>
      </w:r>
    </w:p>
  </w:footnote>
  <w:footnote w:id="28">
    <w:p w:rsidR="00E650EC" w:rsidRDefault="00E650EC">
      <w:pPr>
        <w:pStyle w:val="FootnoteText"/>
      </w:pPr>
      <w:r>
        <w:rPr>
          <w:rStyle w:val="FootnoteReference"/>
        </w:rPr>
        <w:footnoteRef/>
      </w:r>
      <w:r>
        <w:t xml:space="preserve"> </w:t>
      </w:r>
      <w:r w:rsidRPr="00D45DFE">
        <w:rPr>
          <w:lang w:eastAsia="ja-JP"/>
        </w:rPr>
        <w:t>http://letitcrash.com/post/20397701710/50-million-messages-per-second-on-a-single-machine</w:t>
      </w:r>
    </w:p>
  </w:footnote>
  <w:footnote w:id="29">
    <w:p w:rsidR="00E650EC" w:rsidRDefault="00E650EC">
      <w:pPr>
        <w:pStyle w:val="FootnoteText"/>
      </w:pPr>
      <w:r>
        <w:rPr>
          <w:rStyle w:val="FootnoteReference"/>
        </w:rPr>
        <w:footnoteRef/>
      </w:r>
      <w:r>
        <w:t xml:space="preserve"> </w:t>
      </w:r>
      <w:r w:rsidRPr="00434329">
        <w:t>https://spark.apache.org/</w:t>
      </w:r>
    </w:p>
  </w:footnote>
  <w:footnote w:id="30">
    <w:p w:rsidR="00E650EC" w:rsidRDefault="00E650EC">
      <w:pPr>
        <w:pStyle w:val="FootnoteText"/>
      </w:pPr>
      <w:r>
        <w:rPr>
          <w:rStyle w:val="FootnoteReference"/>
        </w:rPr>
        <w:footnoteRef/>
      </w:r>
      <w:r>
        <w:t xml:space="preserve"> </w:t>
      </w:r>
      <w:r w:rsidRPr="00D90E73">
        <w:t>https://spark.apache.org/streaming/</w:t>
      </w:r>
    </w:p>
  </w:footnote>
  <w:footnote w:id="31">
    <w:p w:rsidR="00F4445E" w:rsidRDefault="00F4445E" w:rsidP="00C70ED3">
      <w:pPr>
        <w:pStyle w:val="FootnoteText"/>
      </w:pPr>
      <w:r>
        <w:rPr>
          <w:rStyle w:val="FootnoteReference"/>
        </w:rPr>
        <w:footnoteRef/>
      </w:r>
      <w:r>
        <w:t xml:space="preserve"> </w:t>
      </w:r>
      <w:r w:rsidRPr="00F4445E">
        <w:t xml:space="preserve">Spark: Cluster Computing with Working Sets. </w:t>
      </w:r>
      <w:proofErr w:type="spellStart"/>
      <w:r w:rsidRPr="00F4445E">
        <w:t>Matei</w:t>
      </w:r>
      <w:proofErr w:type="spellEnd"/>
      <w:r w:rsidRPr="00F4445E">
        <w:t xml:space="preserve"> </w:t>
      </w:r>
      <w:proofErr w:type="spellStart"/>
      <w:r w:rsidRPr="00F4445E">
        <w:t>Zaharia</w:t>
      </w:r>
      <w:proofErr w:type="spellEnd"/>
      <w:r w:rsidRPr="00F4445E">
        <w:t xml:space="preserve">, </w:t>
      </w:r>
      <w:proofErr w:type="spellStart"/>
      <w:r w:rsidRPr="00F4445E">
        <w:t>Mosharaf</w:t>
      </w:r>
      <w:proofErr w:type="spellEnd"/>
      <w:r w:rsidRPr="00F4445E">
        <w:t xml:space="preserve"> Chowdhury, Michael J. Franklin, Scott </w:t>
      </w:r>
      <w:proofErr w:type="spellStart"/>
      <w:r w:rsidRPr="00F4445E">
        <w:t>Shenker</w:t>
      </w:r>
      <w:proofErr w:type="spellEnd"/>
      <w:r w:rsidRPr="00F4445E">
        <w:t xml:space="preserve">, Ion </w:t>
      </w:r>
      <w:proofErr w:type="spellStart"/>
      <w:r w:rsidRPr="00F4445E">
        <w:t>Stoica</w:t>
      </w:r>
      <w:proofErr w:type="spellEnd"/>
      <w:r w:rsidRPr="00F4445E">
        <w:t xml:space="preserve">. </w:t>
      </w:r>
      <w:proofErr w:type="spellStart"/>
      <w:proofErr w:type="gramStart"/>
      <w:r w:rsidRPr="00F4445E">
        <w:t>HotCloud</w:t>
      </w:r>
      <w:proofErr w:type="spellEnd"/>
      <w:r w:rsidRPr="00F4445E">
        <w:t xml:space="preserve"> 2010.</w:t>
      </w:r>
      <w:proofErr w:type="gramEnd"/>
      <w:r w:rsidRPr="00F4445E">
        <w:t xml:space="preserve"> June 2010</w:t>
      </w:r>
      <w:r w:rsidR="00C70ED3">
        <w:t xml:space="preserve">, </w:t>
      </w:r>
      <w:r w:rsidR="00C70ED3" w:rsidRPr="00C70ED3">
        <w:t xml:space="preserve">Discretized Streams: An Efficient and Fault-Tolerant Model for Stream Processing on Large Clusters. </w:t>
      </w:r>
      <w:proofErr w:type="spellStart"/>
      <w:r w:rsidR="00C70ED3" w:rsidRPr="00C70ED3">
        <w:t>Matei</w:t>
      </w:r>
      <w:proofErr w:type="spellEnd"/>
      <w:r w:rsidR="00C70ED3" w:rsidRPr="00C70ED3">
        <w:t xml:space="preserve"> </w:t>
      </w:r>
      <w:proofErr w:type="spellStart"/>
      <w:r w:rsidR="00C70ED3" w:rsidRPr="00C70ED3">
        <w:t>Zaharia</w:t>
      </w:r>
      <w:proofErr w:type="spellEnd"/>
      <w:r w:rsidR="00C70ED3" w:rsidRPr="00C70ED3">
        <w:t xml:space="preserve">, </w:t>
      </w:r>
      <w:proofErr w:type="spellStart"/>
      <w:r w:rsidR="00C70ED3" w:rsidRPr="00C70ED3">
        <w:t>Tathagata</w:t>
      </w:r>
      <w:proofErr w:type="spellEnd"/>
      <w:r w:rsidR="00C70ED3" w:rsidRPr="00C70ED3">
        <w:t xml:space="preserve"> Das, </w:t>
      </w:r>
      <w:proofErr w:type="spellStart"/>
      <w:r w:rsidR="00C70ED3" w:rsidRPr="00C70ED3">
        <w:t>Haoyuan</w:t>
      </w:r>
      <w:proofErr w:type="spellEnd"/>
      <w:r w:rsidR="00C70ED3" w:rsidRPr="00C70ED3">
        <w:t xml:space="preserve"> Li, Scott </w:t>
      </w:r>
      <w:proofErr w:type="spellStart"/>
      <w:r w:rsidR="00C70ED3" w:rsidRPr="00C70ED3">
        <w:t>Shenker</w:t>
      </w:r>
      <w:proofErr w:type="spellEnd"/>
      <w:r w:rsidR="00C70ED3" w:rsidRPr="00C70ED3">
        <w:t xml:space="preserve">, Ion </w:t>
      </w:r>
      <w:proofErr w:type="spellStart"/>
      <w:r w:rsidR="00C70ED3" w:rsidRPr="00C70ED3">
        <w:t>Stoica</w:t>
      </w:r>
      <w:proofErr w:type="spellEnd"/>
      <w:r w:rsidR="00C70ED3" w:rsidRPr="00C70ED3">
        <w:t xml:space="preserve">. </w:t>
      </w:r>
      <w:proofErr w:type="spellStart"/>
      <w:proofErr w:type="gramStart"/>
      <w:r w:rsidR="00C70ED3" w:rsidRPr="00C70ED3">
        <w:t>HotCloud</w:t>
      </w:r>
      <w:proofErr w:type="spellEnd"/>
      <w:r w:rsidR="00C70ED3" w:rsidRPr="00C70ED3">
        <w:t xml:space="preserve"> 2012.</w:t>
      </w:r>
      <w:proofErr w:type="gramEnd"/>
      <w:r w:rsidR="00C70ED3" w:rsidRPr="00C70ED3">
        <w:t xml:space="preserve"> June 2012.</w:t>
      </w:r>
    </w:p>
  </w:footnote>
  <w:footnote w:id="32">
    <w:p w:rsidR="00EC1F63" w:rsidRDefault="00EC1F63" w:rsidP="00EC1F63">
      <w:pPr>
        <w:pStyle w:val="FootnoteText"/>
      </w:pPr>
      <w:r>
        <w:rPr>
          <w:rStyle w:val="FootnoteReference"/>
        </w:rPr>
        <w:footnoteRef/>
      </w:r>
      <w:r>
        <w:t xml:space="preserve"> </w:t>
      </w:r>
      <w:r w:rsidRPr="00EC1F63">
        <w:rPr>
          <w:u w:val="single"/>
        </w:rPr>
        <w:t>https://spark.apache.org/docs/latest/streaming-programming-guide.html#failure-of-a-worker-node</w:t>
      </w:r>
    </w:p>
  </w:footnote>
  <w:footnote w:id="33">
    <w:p w:rsidR="00E650EC" w:rsidRDefault="00E650EC" w:rsidP="00C900CA">
      <w:pPr>
        <w:pStyle w:val="FootnoteText"/>
      </w:pPr>
      <w:r>
        <w:rPr>
          <w:rStyle w:val="FootnoteReference"/>
        </w:rPr>
        <w:footnoteRef/>
      </w:r>
      <w:r>
        <w:t xml:space="preserve"> </w:t>
      </w:r>
      <w:hyperlink r:id="rId7" w:history="1">
        <w:r w:rsidRPr="005E5CAE">
          <w:rPr>
            <w:rStyle w:val="Hyperlink"/>
          </w:rPr>
          <w:t>http://bhavin.directi.com/rabbitmq-vs-apache-activemq-vs-apache-qpid</w:t>
        </w:r>
      </w:hyperlink>
    </w:p>
  </w:footnote>
  <w:footnote w:id="34">
    <w:p w:rsidR="00E650EC" w:rsidRDefault="00E650EC" w:rsidP="00037E18">
      <w:pPr>
        <w:pStyle w:val="FootnoteText"/>
        <w:rPr>
          <w:lang w:eastAsia="ja-JP"/>
        </w:rPr>
      </w:pPr>
      <w:r>
        <w:rPr>
          <w:rStyle w:val="FootnoteReference"/>
        </w:rPr>
        <w:footnoteRef/>
      </w:r>
      <w:r>
        <w:t xml:space="preserve"> </w:t>
      </w:r>
      <w:hyperlink r:id="rId8" w:history="1">
        <w:r w:rsidRPr="001164A1">
          <w:rPr>
            <w:rStyle w:val="Hyperlink"/>
            <w:lang w:eastAsia="ja-JP"/>
          </w:rPr>
          <w:t>http://research.microsoft.com/en-us/um/people/srikanth/netdb11/netdb11papers/netdb11-final12.pdf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703259"/>
      <w:docPartObj>
        <w:docPartGallery w:val="Page Numbers (Top of Page)"/>
        <w:docPartUnique/>
      </w:docPartObj>
    </w:sdtPr>
    <w:sdtEndPr>
      <w:rPr>
        <w:noProof/>
      </w:rPr>
    </w:sdtEndPr>
    <w:sdtContent>
      <w:p w:rsidR="00E650EC" w:rsidRDefault="00E650EC">
        <w:pPr>
          <w:pStyle w:val="Header"/>
          <w:jc w:val="right"/>
        </w:pPr>
        <w:r>
          <w:fldChar w:fldCharType="begin"/>
        </w:r>
        <w:r>
          <w:instrText xml:space="preserve"> PAGE   \* MERGEFORMAT </w:instrText>
        </w:r>
        <w:r>
          <w:fldChar w:fldCharType="separate"/>
        </w:r>
        <w:r w:rsidR="008A5D49">
          <w:rPr>
            <w:noProof/>
          </w:rPr>
          <w:t>iii</w:t>
        </w:r>
        <w:r>
          <w:rPr>
            <w:noProof/>
          </w:rPr>
          <w:fldChar w:fldCharType="end"/>
        </w:r>
      </w:p>
    </w:sdtContent>
  </w:sdt>
  <w:p w:rsidR="00E650EC" w:rsidRDefault="00E650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7979010"/>
      <w:docPartObj>
        <w:docPartGallery w:val="Page Numbers (Top of Page)"/>
        <w:docPartUnique/>
      </w:docPartObj>
    </w:sdtPr>
    <w:sdtEndPr>
      <w:rPr>
        <w:noProof/>
        <w:color w:val="4F81BD" w:themeColor="accent1"/>
        <w:sz w:val="28"/>
        <w:szCs w:val="28"/>
      </w:rPr>
    </w:sdtEndPr>
    <w:sdtContent>
      <w:p w:rsidR="00E650EC" w:rsidRDefault="00E650EC" w:rsidP="00904420">
        <w:pPr>
          <w:pStyle w:val="Header"/>
          <w:jc w:val="right"/>
          <w:rPr>
            <w:color w:val="4F81BD" w:themeColor="accent1"/>
            <w:sz w:val="28"/>
            <w:szCs w:val="28"/>
          </w:rPr>
        </w:pPr>
        <w:r>
          <w:fldChar w:fldCharType="begin"/>
        </w:r>
        <w:r>
          <w:instrText xml:space="preserve"> PAGE   \* MERGEFORMAT </w:instrText>
        </w:r>
        <w:r>
          <w:fldChar w:fldCharType="separate"/>
        </w:r>
        <w:r w:rsidR="008A5D49">
          <w:rPr>
            <w:noProof/>
          </w:rPr>
          <w:t>7</w:t>
        </w:r>
        <w:r>
          <w:fldChar w:fldCharType="end"/>
        </w:r>
      </w:p>
    </w:sdtContent>
  </w:sdt>
  <w:p w:rsidR="00E650EC" w:rsidRDefault="00E650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5B0428C"/>
    <w:lvl w:ilvl="0">
      <w:start w:val="1"/>
      <w:numFmt w:val="decimal"/>
      <w:lvlText w:val="%1."/>
      <w:lvlJc w:val="left"/>
      <w:pPr>
        <w:tabs>
          <w:tab w:val="num" w:pos="926"/>
        </w:tabs>
        <w:ind w:left="926" w:hanging="360"/>
      </w:pPr>
    </w:lvl>
  </w:abstractNum>
  <w:abstractNum w:abstractNumId="1">
    <w:nsid w:val="FFFFFF7F"/>
    <w:multiLevelType w:val="singleLevel"/>
    <w:tmpl w:val="0BFE82D4"/>
    <w:lvl w:ilvl="0">
      <w:start w:val="1"/>
      <w:numFmt w:val="decimal"/>
      <w:lvlText w:val="%1."/>
      <w:lvlJc w:val="left"/>
      <w:pPr>
        <w:tabs>
          <w:tab w:val="num" w:pos="643"/>
        </w:tabs>
        <w:ind w:left="643" w:hanging="360"/>
      </w:pPr>
    </w:lvl>
  </w:abstractNum>
  <w:abstractNum w:abstractNumId="2">
    <w:nsid w:val="04E7454B"/>
    <w:multiLevelType w:val="hybridMultilevel"/>
    <w:tmpl w:val="0714E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C15D4"/>
    <w:multiLevelType w:val="hybridMultilevel"/>
    <w:tmpl w:val="5B4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EB49F4"/>
    <w:multiLevelType w:val="multilevel"/>
    <w:tmpl w:val="D29C25A2"/>
    <w:lvl w:ilvl="0">
      <w:start w:val="1"/>
      <w:numFmt w:val="decimal"/>
      <w:lvlText w:val="%1."/>
      <w:lvlJc w:val="left"/>
      <w:pPr>
        <w:ind w:left="1440" w:hanging="720"/>
      </w:pPr>
      <w:rPr>
        <w:rFonts w:eastAsia="PMingLiU"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16765DF6"/>
    <w:multiLevelType w:val="hybridMultilevel"/>
    <w:tmpl w:val="DD8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A7223"/>
    <w:multiLevelType w:val="hybridMultilevel"/>
    <w:tmpl w:val="D0C82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1A3A87"/>
    <w:multiLevelType w:val="hybridMultilevel"/>
    <w:tmpl w:val="2574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EE0526"/>
    <w:multiLevelType w:val="hybridMultilevel"/>
    <w:tmpl w:val="62C0D36E"/>
    <w:lvl w:ilvl="0" w:tplc="68923302">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9A0F39"/>
    <w:multiLevelType w:val="hybridMultilevel"/>
    <w:tmpl w:val="84A8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9D34CE"/>
    <w:multiLevelType w:val="multilevel"/>
    <w:tmpl w:val="2816509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EC73392"/>
    <w:multiLevelType w:val="multilevel"/>
    <w:tmpl w:val="4CC0E3D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12">
    <w:nsid w:val="2EFA736D"/>
    <w:multiLevelType w:val="hybridMultilevel"/>
    <w:tmpl w:val="C4DE0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A3EDB"/>
    <w:multiLevelType w:val="hybridMultilevel"/>
    <w:tmpl w:val="0FA6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B75ACD"/>
    <w:multiLevelType w:val="hybridMultilevel"/>
    <w:tmpl w:val="F18C4954"/>
    <w:lvl w:ilvl="0" w:tplc="7C96FD06">
      <w:start w:val="1"/>
      <w:numFmt w:val="decimal"/>
      <w:lvlText w:val="%1."/>
      <w:lvlJc w:val="left"/>
      <w:pPr>
        <w:ind w:left="720" w:hanging="360"/>
      </w:pPr>
      <w:rPr>
        <w:rFonts w:hint="default"/>
      </w:rPr>
    </w:lvl>
    <w:lvl w:ilvl="1" w:tplc="63F88342" w:tentative="1">
      <w:start w:val="1"/>
      <w:numFmt w:val="lowerLetter"/>
      <w:lvlText w:val="%2."/>
      <w:lvlJc w:val="left"/>
      <w:pPr>
        <w:ind w:left="1440" w:hanging="360"/>
      </w:pPr>
    </w:lvl>
    <w:lvl w:ilvl="2" w:tplc="024C60EC" w:tentative="1">
      <w:start w:val="1"/>
      <w:numFmt w:val="lowerRoman"/>
      <w:lvlText w:val="%3."/>
      <w:lvlJc w:val="right"/>
      <w:pPr>
        <w:ind w:left="2160" w:hanging="180"/>
      </w:pPr>
    </w:lvl>
    <w:lvl w:ilvl="3" w:tplc="99AE1FC8" w:tentative="1">
      <w:start w:val="1"/>
      <w:numFmt w:val="decimal"/>
      <w:lvlText w:val="%4."/>
      <w:lvlJc w:val="left"/>
      <w:pPr>
        <w:ind w:left="2880" w:hanging="360"/>
      </w:pPr>
    </w:lvl>
    <w:lvl w:ilvl="4" w:tplc="B218D012" w:tentative="1">
      <w:start w:val="1"/>
      <w:numFmt w:val="lowerLetter"/>
      <w:lvlText w:val="%5."/>
      <w:lvlJc w:val="left"/>
      <w:pPr>
        <w:ind w:left="3600" w:hanging="360"/>
      </w:pPr>
    </w:lvl>
    <w:lvl w:ilvl="5" w:tplc="FB546F3E" w:tentative="1">
      <w:start w:val="1"/>
      <w:numFmt w:val="lowerRoman"/>
      <w:lvlText w:val="%6."/>
      <w:lvlJc w:val="right"/>
      <w:pPr>
        <w:ind w:left="4320" w:hanging="180"/>
      </w:pPr>
    </w:lvl>
    <w:lvl w:ilvl="6" w:tplc="1B8407C2" w:tentative="1">
      <w:start w:val="1"/>
      <w:numFmt w:val="decimal"/>
      <w:lvlText w:val="%7."/>
      <w:lvlJc w:val="left"/>
      <w:pPr>
        <w:ind w:left="5040" w:hanging="360"/>
      </w:pPr>
    </w:lvl>
    <w:lvl w:ilvl="7" w:tplc="0800656C" w:tentative="1">
      <w:start w:val="1"/>
      <w:numFmt w:val="lowerLetter"/>
      <w:lvlText w:val="%8."/>
      <w:lvlJc w:val="left"/>
      <w:pPr>
        <w:ind w:left="5760" w:hanging="360"/>
      </w:pPr>
    </w:lvl>
    <w:lvl w:ilvl="8" w:tplc="7C5A11C8" w:tentative="1">
      <w:start w:val="1"/>
      <w:numFmt w:val="lowerRoman"/>
      <w:lvlText w:val="%9."/>
      <w:lvlJc w:val="right"/>
      <w:pPr>
        <w:ind w:left="6480" w:hanging="180"/>
      </w:pPr>
    </w:lvl>
  </w:abstractNum>
  <w:abstractNum w:abstractNumId="15">
    <w:nsid w:val="367B3E70"/>
    <w:multiLevelType w:val="hybridMultilevel"/>
    <w:tmpl w:val="9064B264"/>
    <w:lvl w:ilvl="0" w:tplc="55B8D03A">
      <w:start w:val="1"/>
      <w:numFmt w:val="bullet"/>
      <w:pStyle w:val="Bulletedlist"/>
      <w:lvlText w:val=""/>
      <w:lvlJc w:val="left"/>
      <w:pPr>
        <w:tabs>
          <w:tab w:val="num" w:pos="1922"/>
        </w:tabs>
        <w:ind w:left="1922" w:hanging="360"/>
      </w:pPr>
      <w:rPr>
        <w:rFonts w:ascii="Wingdings" w:hAnsi="Wingdings" w:hint="default"/>
        <w:color w:val="auto"/>
      </w:rPr>
    </w:lvl>
    <w:lvl w:ilvl="1" w:tplc="04090019">
      <w:start w:val="1"/>
      <w:numFmt w:val="bullet"/>
      <w:lvlText w:val="o"/>
      <w:lvlJc w:val="left"/>
      <w:pPr>
        <w:tabs>
          <w:tab w:val="num" w:pos="2642"/>
        </w:tabs>
        <w:ind w:left="2642" w:hanging="360"/>
      </w:pPr>
      <w:rPr>
        <w:rFonts w:ascii="Courier New" w:hAnsi="Courier New" w:cs="Courier New" w:hint="default"/>
      </w:rPr>
    </w:lvl>
    <w:lvl w:ilvl="2" w:tplc="0409001B">
      <w:start w:val="1"/>
      <w:numFmt w:val="bullet"/>
      <w:lvlText w:val=""/>
      <w:lvlJc w:val="left"/>
      <w:pPr>
        <w:tabs>
          <w:tab w:val="num" w:pos="3362"/>
        </w:tabs>
        <w:ind w:left="3362" w:hanging="360"/>
      </w:pPr>
      <w:rPr>
        <w:rFonts w:ascii="Wingdings" w:hAnsi="Wingdings" w:hint="default"/>
      </w:rPr>
    </w:lvl>
    <w:lvl w:ilvl="3" w:tplc="0409000F" w:tentative="1">
      <w:start w:val="1"/>
      <w:numFmt w:val="bullet"/>
      <w:lvlText w:val=""/>
      <w:lvlJc w:val="left"/>
      <w:pPr>
        <w:tabs>
          <w:tab w:val="num" w:pos="4082"/>
        </w:tabs>
        <w:ind w:left="4082" w:hanging="360"/>
      </w:pPr>
      <w:rPr>
        <w:rFonts w:ascii="Symbol" w:hAnsi="Symbol" w:hint="default"/>
      </w:rPr>
    </w:lvl>
    <w:lvl w:ilvl="4" w:tplc="04090019" w:tentative="1">
      <w:start w:val="1"/>
      <w:numFmt w:val="bullet"/>
      <w:lvlText w:val="o"/>
      <w:lvlJc w:val="left"/>
      <w:pPr>
        <w:tabs>
          <w:tab w:val="num" w:pos="4802"/>
        </w:tabs>
        <w:ind w:left="4802" w:hanging="360"/>
      </w:pPr>
      <w:rPr>
        <w:rFonts w:ascii="Courier New" w:hAnsi="Courier New" w:cs="Courier New" w:hint="default"/>
      </w:rPr>
    </w:lvl>
    <w:lvl w:ilvl="5" w:tplc="0409001B" w:tentative="1">
      <w:start w:val="1"/>
      <w:numFmt w:val="bullet"/>
      <w:lvlText w:val=""/>
      <w:lvlJc w:val="left"/>
      <w:pPr>
        <w:tabs>
          <w:tab w:val="num" w:pos="5522"/>
        </w:tabs>
        <w:ind w:left="5522" w:hanging="360"/>
      </w:pPr>
      <w:rPr>
        <w:rFonts w:ascii="Wingdings" w:hAnsi="Wingdings" w:hint="default"/>
      </w:rPr>
    </w:lvl>
    <w:lvl w:ilvl="6" w:tplc="0409000F" w:tentative="1">
      <w:start w:val="1"/>
      <w:numFmt w:val="bullet"/>
      <w:lvlText w:val=""/>
      <w:lvlJc w:val="left"/>
      <w:pPr>
        <w:tabs>
          <w:tab w:val="num" w:pos="6242"/>
        </w:tabs>
        <w:ind w:left="6242" w:hanging="360"/>
      </w:pPr>
      <w:rPr>
        <w:rFonts w:ascii="Symbol" w:hAnsi="Symbol" w:hint="default"/>
      </w:rPr>
    </w:lvl>
    <w:lvl w:ilvl="7" w:tplc="04090019" w:tentative="1">
      <w:start w:val="1"/>
      <w:numFmt w:val="bullet"/>
      <w:lvlText w:val="o"/>
      <w:lvlJc w:val="left"/>
      <w:pPr>
        <w:tabs>
          <w:tab w:val="num" w:pos="6962"/>
        </w:tabs>
        <w:ind w:left="6962" w:hanging="360"/>
      </w:pPr>
      <w:rPr>
        <w:rFonts w:ascii="Courier New" w:hAnsi="Courier New" w:cs="Courier New" w:hint="default"/>
      </w:rPr>
    </w:lvl>
    <w:lvl w:ilvl="8" w:tplc="0409001B" w:tentative="1">
      <w:start w:val="1"/>
      <w:numFmt w:val="bullet"/>
      <w:lvlText w:val=""/>
      <w:lvlJc w:val="left"/>
      <w:pPr>
        <w:tabs>
          <w:tab w:val="num" w:pos="7682"/>
        </w:tabs>
        <w:ind w:left="7682" w:hanging="360"/>
      </w:pPr>
      <w:rPr>
        <w:rFonts w:ascii="Wingdings" w:hAnsi="Wingdings" w:hint="default"/>
      </w:rPr>
    </w:lvl>
  </w:abstractNum>
  <w:abstractNum w:abstractNumId="16">
    <w:nsid w:val="3DF234B1"/>
    <w:multiLevelType w:val="hybridMultilevel"/>
    <w:tmpl w:val="BEDA407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1A1C19"/>
    <w:multiLevelType w:val="hybridMultilevel"/>
    <w:tmpl w:val="2CFE65D2"/>
    <w:lvl w:ilvl="0" w:tplc="0409000F">
      <w:start w:val="1"/>
      <w:numFmt w:val="decimal"/>
      <w:lvlText w:val="%1."/>
      <w:lvlJc w:val="left"/>
      <w:pPr>
        <w:ind w:left="3630" w:hanging="720"/>
      </w:pPr>
      <w:rPr>
        <w:rFonts w:hint="default"/>
      </w:r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18">
    <w:nsid w:val="43111CC8"/>
    <w:multiLevelType w:val="hybridMultilevel"/>
    <w:tmpl w:val="F1805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6D1C89"/>
    <w:multiLevelType w:val="hybridMultilevel"/>
    <w:tmpl w:val="CCD0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263A17"/>
    <w:multiLevelType w:val="hybridMultilevel"/>
    <w:tmpl w:val="957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CD51E5"/>
    <w:multiLevelType w:val="hybridMultilevel"/>
    <w:tmpl w:val="0B64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9949C1"/>
    <w:multiLevelType w:val="hybridMultilevel"/>
    <w:tmpl w:val="58C28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6841E6"/>
    <w:multiLevelType w:val="multilevel"/>
    <w:tmpl w:val="B89E24F0"/>
    <w:lvl w:ilvl="0">
      <w:start w:val="1"/>
      <w:numFmt w:val="bullet"/>
      <w:lvlText w:val="•"/>
      <w:lvlJc w:val="left"/>
      <w:pPr>
        <w:tabs>
          <w:tab w:val="num" w:pos="180"/>
        </w:tabs>
        <w:ind w:left="180" w:hanging="180"/>
      </w:pPr>
      <w:rPr>
        <w:color w:val="CE222B"/>
        <w:position w:val="-2"/>
      </w:rPr>
    </w:lvl>
    <w:lvl w:ilvl="1">
      <w:numFmt w:val="bullet"/>
      <w:lvlText w:val="•"/>
      <w:lvlJc w:val="left"/>
      <w:pPr>
        <w:tabs>
          <w:tab w:val="num" w:pos="360"/>
        </w:tabs>
        <w:ind w:left="360" w:hanging="180"/>
      </w:pPr>
      <w:rPr>
        <w:color w:val="CE222B"/>
        <w:position w:val="-2"/>
      </w:rPr>
    </w:lvl>
    <w:lvl w:ilvl="2">
      <w:start w:val="1"/>
      <w:numFmt w:val="bullet"/>
      <w:lvlText w:val="•"/>
      <w:lvlJc w:val="left"/>
      <w:pPr>
        <w:tabs>
          <w:tab w:val="num" w:pos="540"/>
        </w:tabs>
        <w:ind w:left="540" w:hanging="180"/>
      </w:pPr>
      <w:rPr>
        <w:color w:val="CE222B"/>
        <w:position w:val="-2"/>
      </w:rPr>
    </w:lvl>
    <w:lvl w:ilvl="3">
      <w:start w:val="1"/>
      <w:numFmt w:val="bullet"/>
      <w:lvlText w:val="•"/>
      <w:lvlJc w:val="left"/>
      <w:pPr>
        <w:tabs>
          <w:tab w:val="num" w:pos="720"/>
        </w:tabs>
        <w:ind w:left="720" w:hanging="180"/>
      </w:pPr>
      <w:rPr>
        <w:color w:val="CE222B"/>
        <w:position w:val="-2"/>
      </w:rPr>
    </w:lvl>
    <w:lvl w:ilvl="4">
      <w:start w:val="1"/>
      <w:numFmt w:val="bullet"/>
      <w:lvlText w:val="•"/>
      <w:lvlJc w:val="left"/>
      <w:pPr>
        <w:tabs>
          <w:tab w:val="num" w:pos="900"/>
        </w:tabs>
        <w:ind w:left="900" w:hanging="180"/>
      </w:pPr>
      <w:rPr>
        <w:color w:val="CE222B"/>
        <w:position w:val="-2"/>
      </w:rPr>
    </w:lvl>
    <w:lvl w:ilvl="5">
      <w:start w:val="1"/>
      <w:numFmt w:val="bullet"/>
      <w:lvlText w:val="•"/>
      <w:lvlJc w:val="left"/>
      <w:pPr>
        <w:tabs>
          <w:tab w:val="num" w:pos="1080"/>
        </w:tabs>
        <w:ind w:left="1080" w:hanging="180"/>
      </w:pPr>
      <w:rPr>
        <w:color w:val="CE222B"/>
        <w:position w:val="-2"/>
      </w:rPr>
    </w:lvl>
    <w:lvl w:ilvl="6">
      <w:start w:val="1"/>
      <w:numFmt w:val="bullet"/>
      <w:lvlText w:val="•"/>
      <w:lvlJc w:val="left"/>
      <w:pPr>
        <w:tabs>
          <w:tab w:val="num" w:pos="1260"/>
        </w:tabs>
        <w:ind w:left="1260" w:hanging="180"/>
      </w:pPr>
      <w:rPr>
        <w:color w:val="CE222B"/>
        <w:position w:val="-2"/>
      </w:rPr>
    </w:lvl>
    <w:lvl w:ilvl="7">
      <w:start w:val="1"/>
      <w:numFmt w:val="bullet"/>
      <w:lvlText w:val="•"/>
      <w:lvlJc w:val="left"/>
      <w:pPr>
        <w:tabs>
          <w:tab w:val="num" w:pos="1440"/>
        </w:tabs>
        <w:ind w:left="1440" w:hanging="180"/>
      </w:pPr>
      <w:rPr>
        <w:color w:val="CE222B"/>
        <w:position w:val="-2"/>
      </w:rPr>
    </w:lvl>
    <w:lvl w:ilvl="8">
      <w:start w:val="1"/>
      <w:numFmt w:val="bullet"/>
      <w:lvlText w:val="•"/>
      <w:lvlJc w:val="left"/>
      <w:pPr>
        <w:tabs>
          <w:tab w:val="num" w:pos="1620"/>
        </w:tabs>
        <w:ind w:left="1620" w:hanging="180"/>
      </w:pPr>
      <w:rPr>
        <w:color w:val="CE222B"/>
        <w:position w:val="-2"/>
      </w:rPr>
    </w:lvl>
  </w:abstractNum>
  <w:abstractNum w:abstractNumId="24">
    <w:nsid w:val="63102961"/>
    <w:multiLevelType w:val="hybridMultilevel"/>
    <w:tmpl w:val="D2A0FAC0"/>
    <w:lvl w:ilvl="0" w:tplc="D7C07692">
      <w:start w:val="1"/>
      <w:numFmt w:val="decimal"/>
      <w:lvlText w:val="%1."/>
      <w:lvlJc w:val="left"/>
      <w:pPr>
        <w:ind w:left="2265" w:hanging="72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25">
    <w:nsid w:val="6C3C04A4"/>
    <w:multiLevelType w:val="multilevel"/>
    <w:tmpl w:val="82F8FDB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26">
    <w:nsid w:val="6DAE0BB3"/>
    <w:multiLevelType w:val="hybridMultilevel"/>
    <w:tmpl w:val="FD485382"/>
    <w:lvl w:ilvl="0" w:tplc="22C2E082">
      <w:start w:val="1"/>
      <w:numFmt w:val="bullet"/>
      <w:lvlText w:val=""/>
      <w:lvlJc w:val="left"/>
      <w:pPr>
        <w:tabs>
          <w:tab w:val="num" w:pos="720"/>
        </w:tabs>
        <w:ind w:left="700" w:hanging="340"/>
      </w:pPr>
      <w:rPr>
        <w:rFonts w:ascii="Symbol" w:hAnsi="Symbol" w:hint="default"/>
      </w:rPr>
    </w:lvl>
    <w:lvl w:ilvl="1" w:tplc="AF1085C4">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2557816"/>
    <w:multiLevelType w:val="hybridMultilevel"/>
    <w:tmpl w:val="DECAAE48"/>
    <w:lvl w:ilvl="0" w:tplc="7556E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AD50E0"/>
    <w:multiLevelType w:val="hybridMultilevel"/>
    <w:tmpl w:val="AB22A510"/>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79AC0FDF"/>
    <w:multiLevelType w:val="hybridMultilevel"/>
    <w:tmpl w:val="DF76384A"/>
    <w:lvl w:ilvl="0" w:tplc="C1A8C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242009"/>
    <w:multiLevelType w:val="hybridMultilevel"/>
    <w:tmpl w:val="27C413C4"/>
    <w:lvl w:ilvl="0" w:tplc="0CCE9BCE">
      <w:start w:val="1"/>
      <w:numFmt w:val="decimal"/>
      <w:lvlText w:val="%1."/>
      <w:lvlJc w:val="left"/>
      <w:pPr>
        <w:ind w:left="3195" w:hanging="720"/>
      </w:pPr>
      <w:rPr>
        <w:rFonts w:hint="default"/>
      </w:r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num w:numId="1">
    <w:abstractNumId w:val="14"/>
  </w:num>
  <w:num w:numId="2">
    <w:abstractNumId w:val="4"/>
  </w:num>
  <w:num w:numId="3">
    <w:abstractNumId w:val="27"/>
  </w:num>
  <w:num w:numId="4">
    <w:abstractNumId w:val="28"/>
  </w:num>
  <w:num w:numId="5">
    <w:abstractNumId w:val="24"/>
  </w:num>
  <w:num w:numId="6">
    <w:abstractNumId w:val="30"/>
  </w:num>
  <w:num w:numId="7">
    <w:abstractNumId w:val="17"/>
  </w:num>
  <w:num w:numId="8">
    <w:abstractNumId w:val="10"/>
  </w:num>
  <w:num w:numId="9">
    <w:abstractNumId w:val="1"/>
  </w:num>
  <w:num w:numId="10">
    <w:abstractNumId w:val="0"/>
  </w:num>
  <w:num w:numId="11">
    <w:abstractNumId w:val="29"/>
  </w:num>
  <w:num w:numId="12">
    <w:abstractNumId w:val="26"/>
  </w:num>
  <w:num w:numId="13">
    <w:abstractNumId w:val="9"/>
  </w:num>
  <w:num w:numId="14">
    <w:abstractNumId w:val="20"/>
  </w:num>
  <w:num w:numId="15">
    <w:abstractNumId w:val="3"/>
  </w:num>
  <w:num w:numId="16">
    <w:abstractNumId w:val="15"/>
  </w:num>
  <w:num w:numId="17">
    <w:abstractNumId w:val="5"/>
  </w:num>
  <w:num w:numId="18">
    <w:abstractNumId w:val="2"/>
  </w:num>
  <w:num w:numId="19">
    <w:abstractNumId w:val="7"/>
  </w:num>
  <w:num w:numId="20">
    <w:abstractNumId w:val="8"/>
  </w:num>
  <w:num w:numId="21">
    <w:abstractNumId w:val="21"/>
  </w:num>
  <w:num w:numId="22">
    <w:abstractNumId w:val="25"/>
  </w:num>
  <w:num w:numId="23">
    <w:abstractNumId w:val="11"/>
  </w:num>
  <w:num w:numId="24">
    <w:abstractNumId w:val="23"/>
  </w:num>
  <w:num w:numId="25">
    <w:abstractNumId w:val="13"/>
  </w:num>
  <w:num w:numId="26">
    <w:abstractNumId w:val="6"/>
  </w:num>
  <w:num w:numId="27">
    <w:abstractNumId w:val="18"/>
  </w:num>
  <w:num w:numId="28">
    <w:abstractNumId w:val="12"/>
  </w:num>
  <w:num w:numId="29">
    <w:abstractNumId w:val="16"/>
  </w:num>
  <w:num w:numId="30">
    <w:abstractNumId w:val="2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2"/>
  <w:proofState w:spelling="clean" w:grammar="clean"/>
  <w:attachedTemplate r:id="rId1"/>
  <w:revisionView w:markup="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2D"/>
    <w:rsid w:val="00001CB6"/>
    <w:rsid w:val="00001F6E"/>
    <w:rsid w:val="00002ADB"/>
    <w:rsid w:val="00004693"/>
    <w:rsid w:val="000107D6"/>
    <w:rsid w:val="00012FE9"/>
    <w:rsid w:val="0001326B"/>
    <w:rsid w:val="00013975"/>
    <w:rsid w:val="00014BA7"/>
    <w:rsid w:val="00016661"/>
    <w:rsid w:val="00020EB7"/>
    <w:rsid w:val="00021079"/>
    <w:rsid w:val="0002130B"/>
    <w:rsid w:val="000217C7"/>
    <w:rsid w:val="00026582"/>
    <w:rsid w:val="000266EE"/>
    <w:rsid w:val="00026767"/>
    <w:rsid w:val="00026CBD"/>
    <w:rsid w:val="00032C56"/>
    <w:rsid w:val="00034BC9"/>
    <w:rsid w:val="00035FCB"/>
    <w:rsid w:val="000360AB"/>
    <w:rsid w:val="00036F85"/>
    <w:rsid w:val="00037E18"/>
    <w:rsid w:val="00040B2F"/>
    <w:rsid w:val="000436FD"/>
    <w:rsid w:val="00045D07"/>
    <w:rsid w:val="0004666B"/>
    <w:rsid w:val="00050766"/>
    <w:rsid w:val="00051DE2"/>
    <w:rsid w:val="00052055"/>
    <w:rsid w:val="00053E66"/>
    <w:rsid w:val="000559BB"/>
    <w:rsid w:val="000619BB"/>
    <w:rsid w:val="00061C1C"/>
    <w:rsid w:val="00062747"/>
    <w:rsid w:val="0006382F"/>
    <w:rsid w:val="00063A75"/>
    <w:rsid w:val="00065AEB"/>
    <w:rsid w:val="000704F6"/>
    <w:rsid w:val="000709DD"/>
    <w:rsid w:val="0007120C"/>
    <w:rsid w:val="000801FA"/>
    <w:rsid w:val="00083672"/>
    <w:rsid w:val="000842F0"/>
    <w:rsid w:val="00086134"/>
    <w:rsid w:val="000943D1"/>
    <w:rsid w:val="000953A7"/>
    <w:rsid w:val="000955BC"/>
    <w:rsid w:val="00096796"/>
    <w:rsid w:val="000A2E53"/>
    <w:rsid w:val="000A6A08"/>
    <w:rsid w:val="000B1F53"/>
    <w:rsid w:val="000B26B9"/>
    <w:rsid w:val="000B6EE7"/>
    <w:rsid w:val="000C0895"/>
    <w:rsid w:val="000C1E98"/>
    <w:rsid w:val="000C2CEF"/>
    <w:rsid w:val="000C4635"/>
    <w:rsid w:val="000E0143"/>
    <w:rsid w:val="000E22D9"/>
    <w:rsid w:val="000E2623"/>
    <w:rsid w:val="000E2AA6"/>
    <w:rsid w:val="000E4727"/>
    <w:rsid w:val="000E7D1B"/>
    <w:rsid w:val="000F32E4"/>
    <w:rsid w:val="000F3790"/>
    <w:rsid w:val="000F3CE4"/>
    <w:rsid w:val="000F4AE8"/>
    <w:rsid w:val="000F717F"/>
    <w:rsid w:val="000F7389"/>
    <w:rsid w:val="001010B4"/>
    <w:rsid w:val="00101DC6"/>
    <w:rsid w:val="001031A1"/>
    <w:rsid w:val="0010620B"/>
    <w:rsid w:val="001170E3"/>
    <w:rsid w:val="00117719"/>
    <w:rsid w:val="00124050"/>
    <w:rsid w:val="00124188"/>
    <w:rsid w:val="00124597"/>
    <w:rsid w:val="001262A7"/>
    <w:rsid w:val="001269F3"/>
    <w:rsid w:val="00126CA3"/>
    <w:rsid w:val="00132B44"/>
    <w:rsid w:val="00135664"/>
    <w:rsid w:val="0014115C"/>
    <w:rsid w:val="00141C88"/>
    <w:rsid w:val="00142DF5"/>
    <w:rsid w:val="00143509"/>
    <w:rsid w:val="00146317"/>
    <w:rsid w:val="00150B33"/>
    <w:rsid w:val="00152FAA"/>
    <w:rsid w:val="00154864"/>
    <w:rsid w:val="0016503E"/>
    <w:rsid w:val="00167530"/>
    <w:rsid w:val="00167C91"/>
    <w:rsid w:val="00177A19"/>
    <w:rsid w:val="00181F2E"/>
    <w:rsid w:val="001822D9"/>
    <w:rsid w:val="001907F6"/>
    <w:rsid w:val="001910A0"/>
    <w:rsid w:val="001961FB"/>
    <w:rsid w:val="001A3CAC"/>
    <w:rsid w:val="001A470A"/>
    <w:rsid w:val="001A6DD9"/>
    <w:rsid w:val="001A6EED"/>
    <w:rsid w:val="001C297D"/>
    <w:rsid w:val="001C55C3"/>
    <w:rsid w:val="001C6F4B"/>
    <w:rsid w:val="001C77A5"/>
    <w:rsid w:val="001D023B"/>
    <w:rsid w:val="001D132B"/>
    <w:rsid w:val="001D300F"/>
    <w:rsid w:val="001D7069"/>
    <w:rsid w:val="001E0889"/>
    <w:rsid w:val="001E1D01"/>
    <w:rsid w:val="001E2E4B"/>
    <w:rsid w:val="001E43D0"/>
    <w:rsid w:val="001E48CA"/>
    <w:rsid w:val="001E6859"/>
    <w:rsid w:val="001F0BF8"/>
    <w:rsid w:val="001F1298"/>
    <w:rsid w:val="001F6C45"/>
    <w:rsid w:val="00200102"/>
    <w:rsid w:val="00200C80"/>
    <w:rsid w:val="002014B9"/>
    <w:rsid w:val="00206B1F"/>
    <w:rsid w:val="00211883"/>
    <w:rsid w:val="002136A2"/>
    <w:rsid w:val="00214986"/>
    <w:rsid w:val="00215730"/>
    <w:rsid w:val="00215EDB"/>
    <w:rsid w:val="0021619F"/>
    <w:rsid w:val="00220A9F"/>
    <w:rsid w:val="00220C73"/>
    <w:rsid w:val="00220F1F"/>
    <w:rsid w:val="00225947"/>
    <w:rsid w:val="0022644E"/>
    <w:rsid w:val="002303C1"/>
    <w:rsid w:val="002544AA"/>
    <w:rsid w:val="0025673D"/>
    <w:rsid w:val="0026005A"/>
    <w:rsid w:val="002611A7"/>
    <w:rsid w:val="00262088"/>
    <w:rsid w:val="00264650"/>
    <w:rsid w:val="002653A5"/>
    <w:rsid w:val="002678B6"/>
    <w:rsid w:val="00267A2D"/>
    <w:rsid w:val="00272B18"/>
    <w:rsid w:val="0027423D"/>
    <w:rsid w:val="002772FB"/>
    <w:rsid w:val="00277567"/>
    <w:rsid w:val="002848EF"/>
    <w:rsid w:val="00286452"/>
    <w:rsid w:val="00290079"/>
    <w:rsid w:val="00290EB8"/>
    <w:rsid w:val="0029170B"/>
    <w:rsid w:val="00291F64"/>
    <w:rsid w:val="00293C57"/>
    <w:rsid w:val="0029793A"/>
    <w:rsid w:val="002A04EC"/>
    <w:rsid w:val="002A2FF2"/>
    <w:rsid w:val="002A4FCE"/>
    <w:rsid w:val="002A6E45"/>
    <w:rsid w:val="002B394B"/>
    <w:rsid w:val="002B4441"/>
    <w:rsid w:val="002C38B7"/>
    <w:rsid w:val="002C4786"/>
    <w:rsid w:val="002C5643"/>
    <w:rsid w:val="002C5ACF"/>
    <w:rsid w:val="002C67A8"/>
    <w:rsid w:val="002C69BB"/>
    <w:rsid w:val="002D3BA1"/>
    <w:rsid w:val="002D7E0E"/>
    <w:rsid w:val="002E0B96"/>
    <w:rsid w:val="002E162B"/>
    <w:rsid w:val="002E62D4"/>
    <w:rsid w:val="002F0377"/>
    <w:rsid w:val="002F0DB5"/>
    <w:rsid w:val="002F0E75"/>
    <w:rsid w:val="002F365C"/>
    <w:rsid w:val="002F3BAC"/>
    <w:rsid w:val="003000BD"/>
    <w:rsid w:val="0030049C"/>
    <w:rsid w:val="003020F2"/>
    <w:rsid w:val="0030480E"/>
    <w:rsid w:val="003063D9"/>
    <w:rsid w:val="003068D7"/>
    <w:rsid w:val="00311296"/>
    <w:rsid w:val="00312831"/>
    <w:rsid w:val="00314E8C"/>
    <w:rsid w:val="00315BEE"/>
    <w:rsid w:val="0031625B"/>
    <w:rsid w:val="003203EA"/>
    <w:rsid w:val="00326BF3"/>
    <w:rsid w:val="00326F04"/>
    <w:rsid w:val="00327071"/>
    <w:rsid w:val="003278E1"/>
    <w:rsid w:val="00327A4E"/>
    <w:rsid w:val="00327B5F"/>
    <w:rsid w:val="00327E8E"/>
    <w:rsid w:val="003319A4"/>
    <w:rsid w:val="00332793"/>
    <w:rsid w:val="00332961"/>
    <w:rsid w:val="00345A48"/>
    <w:rsid w:val="00345D6D"/>
    <w:rsid w:val="00352166"/>
    <w:rsid w:val="003527BD"/>
    <w:rsid w:val="00352C8A"/>
    <w:rsid w:val="0035445B"/>
    <w:rsid w:val="00355064"/>
    <w:rsid w:val="00355376"/>
    <w:rsid w:val="00357162"/>
    <w:rsid w:val="00363BD7"/>
    <w:rsid w:val="00363DE8"/>
    <w:rsid w:val="00366160"/>
    <w:rsid w:val="00366BB5"/>
    <w:rsid w:val="00373868"/>
    <w:rsid w:val="003739F4"/>
    <w:rsid w:val="0037523F"/>
    <w:rsid w:val="00375E90"/>
    <w:rsid w:val="00376509"/>
    <w:rsid w:val="003767D8"/>
    <w:rsid w:val="0038224D"/>
    <w:rsid w:val="0038495F"/>
    <w:rsid w:val="00385157"/>
    <w:rsid w:val="00385AF3"/>
    <w:rsid w:val="00390D82"/>
    <w:rsid w:val="00390E17"/>
    <w:rsid w:val="003979DF"/>
    <w:rsid w:val="003B0FAD"/>
    <w:rsid w:val="003B1163"/>
    <w:rsid w:val="003B1275"/>
    <w:rsid w:val="003B2BC8"/>
    <w:rsid w:val="003B4817"/>
    <w:rsid w:val="003B499B"/>
    <w:rsid w:val="003B7F90"/>
    <w:rsid w:val="003C365F"/>
    <w:rsid w:val="003C5797"/>
    <w:rsid w:val="003C6757"/>
    <w:rsid w:val="003C7312"/>
    <w:rsid w:val="003D1DF8"/>
    <w:rsid w:val="003D5AAC"/>
    <w:rsid w:val="003D6C33"/>
    <w:rsid w:val="003E1AB4"/>
    <w:rsid w:val="003E1C0A"/>
    <w:rsid w:val="003E3095"/>
    <w:rsid w:val="003E4556"/>
    <w:rsid w:val="003E4ABA"/>
    <w:rsid w:val="003E554B"/>
    <w:rsid w:val="003F781B"/>
    <w:rsid w:val="004000A4"/>
    <w:rsid w:val="00400145"/>
    <w:rsid w:val="004046BB"/>
    <w:rsid w:val="0040646D"/>
    <w:rsid w:val="0040667E"/>
    <w:rsid w:val="00407CD4"/>
    <w:rsid w:val="00410FEF"/>
    <w:rsid w:val="004137E2"/>
    <w:rsid w:val="00413CEA"/>
    <w:rsid w:val="004147D0"/>
    <w:rsid w:val="004213DF"/>
    <w:rsid w:val="00422C3A"/>
    <w:rsid w:val="00427203"/>
    <w:rsid w:val="00430528"/>
    <w:rsid w:val="00430F09"/>
    <w:rsid w:val="00434299"/>
    <w:rsid w:val="00434329"/>
    <w:rsid w:val="00434E0E"/>
    <w:rsid w:val="00435F71"/>
    <w:rsid w:val="004361DF"/>
    <w:rsid w:val="004406B3"/>
    <w:rsid w:val="004420B0"/>
    <w:rsid w:val="00442440"/>
    <w:rsid w:val="00442C25"/>
    <w:rsid w:val="004437F5"/>
    <w:rsid w:val="0045590F"/>
    <w:rsid w:val="004568E2"/>
    <w:rsid w:val="00457711"/>
    <w:rsid w:val="00462E25"/>
    <w:rsid w:val="00465162"/>
    <w:rsid w:val="00465DF6"/>
    <w:rsid w:val="00465E84"/>
    <w:rsid w:val="0047178C"/>
    <w:rsid w:val="00471F50"/>
    <w:rsid w:val="004735C7"/>
    <w:rsid w:val="00473E8D"/>
    <w:rsid w:val="004800E7"/>
    <w:rsid w:val="00481BD5"/>
    <w:rsid w:val="00483808"/>
    <w:rsid w:val="00485890"/>
    <w:rsid w:val="00486AF9"/>
    <w:rsid w:val="00490352"/>
    <w:rsid w:val="00490DC6"/>
    <w:rsid w:val="004915D0"/>
    <w:rsid w:val="0049256D"/>
    <w:rsid w:val="00497645"/>
    <w:rsid w:val="004A4C7C"/>
    <w:rsid w:val="004A648A"/>
    <w:rsid w:val="004A68C7"/>
    <w:rsid w:val="004A7739"/>
    <w:rsid w:val="004B0158"/>
    <w:rsid w:val="004B4CE7"/>
    <w:rsid w:val="004B5FD2"/>
    <w:rsid w:val="004B64AC"/>
    <w:rsid w:val="004C0A27"/>
    <w:rsid w:val="004C2AAF"/>
    <w:rsid w:val="004C2D1E"/>
    <w:rsid w:val="004E03BE"/>
    <w:rsid w:val="004F1605"/>
    <w:rsid w:val="004F1E9B"/>
    <w:rsid w:val="004F39FB"/>
    <w:rsid w:val="004F3C67"/>
    <w:rsid w:val="00510170"/>
    <w:rsid w:val="005117A5"/>
    <w:rsid w:val="00511AEE"/>
    <w:rsid w:val="00513163"/>
    <w:rsid w:val="00513EBF"/>
    <w:rsid w:val="00514FAD"/>
    <w:rsid w:val="00516553"/>
    <w:rsid w:val="0052762A"/>
    <w:rsid w:val="005327A3"/>
    <w:rsid w:val="00533F0E"/>
    <w:rsid w:val="00535A46"/>
    <w:rsid w:val="00535ABF"/>
    <w:rsid w:val="005475ED"/>
    <w:rsid w:val="00551C5B"/>
    <w:rsid w:val="005522B9"/>
    <w:rsid w:val="00552832"/>
    <w:rsid w:val="00556698"/>
    <w:rsid w:val="00561686"/>
    <w:rsid w:val="005631E4"/>
    <w:rsid w:val="00564DEB"/>
    <w:rsid w:val="00580108"/>
    <w:rsid w:val="005839B6"/>
    <w:rsid w:val="005853A4"/>
    <w:rsid w:val="005919EA"/>
    <w:rsid w:val="00593174"/>
    <w:rsid w:val="005965FA"/>
    <w:rsid w:val="005A002D"/>
    <w:rsid w:val="005A0BF0"/>
    <w:rsid w:val="005A1C96"/>
    <w:rsid w:val="005A1E3A"/>
    <w:rsid w:val="005A275C"/>
    <w:rsid w:val="005A4B6C"/>
    <w:rsid w:val="005A4D33"/>
    <w:rsid w:val="005A7299"/>
    <w:rsid w:val="005A73C5"/>
    <w:rsid w:val="005B004E"/>
    <w:rsid w:val="005B1766"/>
    <w:rsid w:val="005B1947"/>
    <w:rsid w:val="005B522A"/>
    <w:rsid w:val="005B5340"/>
    <w:rsid w:val="005B5420"/>
    <w:rsid w:val="005B68B9"/>
    <w:rsid w:val="005C1983"/>
    <w:rsid w:val="005C4B5D"/>
    <w:rsid w:val="005C595B"/>
    <w:rsid w:val="005D14FB"/>
    <w:rsid w:val="005D2A52"/>
    <w:rsid w:val="005D5488"/>
    <w:rsid w:val="005D5CB4"/>
    <w:rsid w:val="005E064B"/>
    <w:rsid w:val="005E21E0"/>
    <w:rsid w:val="005E2AA8"/>
    <w:rsid w:val="005E3451"/>
    <w:rsid w:val="005E5CAE"/>
    <w:rsid w:val="005F0335"/>
    <w:rsid w:val="005F41C1"/>
    <w:rsid w:val="005F5352"/>
    <w:rsid w:val="0060072B"/>
    <w:rsid w:val="00600A71"/>
    <w:rsid w:val="00601251"/>
    <w:rsid w:val="006033BC"/>
    <w:rsid w:val="00610295"/>
    <w:rsid w:val="006158E1"/>
    <w:rsid w:val="006205E1"/>
    <w:rsid w:val="00620772"/>
    <w:rsid w:val="0062157D"/>
    <w:rsid w:val="00622CC8"/>
    <w:rsid w:val="00622E22"/>
    <w:rsid w:val="00624F71"/>
    <w:rsid w:val="00627479"/>
    <w:rsid w:val="006346D5"/>
    <w:rsid w:val="00634FFF"/>
    <w:rsid w:val="00636E13"/>
    <w:rsid w:val="00642BB8"/>
    <w:rsid w:val="00643889"/>
    <w:rsid w:val="006438F0"/>
    <w:rsid w:val="00644EF0"/>
    <w:rsid w:val="006465F5"/>
    <w:rsid w:val="00651ADE"/>
    <w:rsid w:val="00652302"/>
    <w:rsid w:val="006622BA"/>
    <w:rsid w:val="00665AE4"/>
    <w:rsid w:val="0066735D"/>
    <w:rsid w:val="00674933"/>
    <w:rsid w:val="00674C09"/>
    <w:rsid w:val="006762F7"/>
    <w:rsid w:val="0067739E"/>
    <w:rsid w:val="006831DF"/>
    <w:rsid w:val="00683ED2"/>
    <w:rsid w:val="00683FC7"/>
    <w:rsid w:val="006862F4"/>
    <w:rsid w:val="006913DB"/>
    <w:rsid w:val="00691552"/>
    <w:rsid w:val="00691848"/>
    <w:rsid w:val="00692179"/>
    <w:rsid w:val="00693C2D"/>
    <w:rsid w:val="006976B7"/>
    <w:rsid w:val="006A3FB9"/>
    <w:rsid w:val="006A4DFD"/>
    <w:rsid w:val="006B0764"/>
    <w:rsid w:val="006B30AA"/>
    <w:rsid w:val="006B55B3"/>
    <w:rsid w:val="006B56CF"/>
    <w:rsid w:val="006B64AC"/>
    <w:rsid w:val="006B6D68"/>
    <w:rsid w:val="006B7FB8"/>
    <w:rsid w:val="006C184E"/>
    <w:rsid w:val="006C1BA9"/>
    <w:rsid w:val="006C2B26"/>
    <w:rsid w:val="006D5CF6"/>
    <w:rsid w:val="006D65B3"/>
    <w:rsid w:val="006E0E17"/>
    <w:rsid w:val="006E275F"/>
    <w:rsid w:val="006E41BC"/>
    <w:rsid w:val="006E798B"/>
    <w:rsid w:val="006F2BAB"/>
    <w:rsid w:val="006F415F"/>
    <w:rsid w:val="006F55D5"/>
    <w:rsid w:val="006F6501"/>
    <w:rsid w:val="00702BDB"/>
    <w:rsid w:val="007044A7"/>
    <w:rsid w:val="00706351"/>
    <w:rsid w:val="007105F7"/>
    <w:rsid w:val="00710F68"/>
    <w:rsid w:val="00713A6E"/>
    <w:rsid w:val="00713A7C"/>
    <w:rsid w:val="007147D8"/>
    <w:rsid w:val="00714DD4"/>
    <w:rsid w:val="00717FD1"/>
    <w:rsid w:val="007268DA"/>
    <w:rsid w:val="007268F4"/>
    <w:rsid w:val="00726E9E"/>
    <w:rsid w:val="00727080"/>
    <w:rsid w:val="00732CEF"/>
    <w:rsid w:val="007352D6"/>
    <w:rsid w:val="0073646D"/>
    <w:rsid w:val="00743528"/>
    <w:rsid w:val="0075154C"/>
    <w:rsid w:val="0075198D"/>
    <w:rsid w:val="00753286"/>
    <w:rsid w:val="007627D1"/>
    <w:rsid w:val="00764A09"/>
    <w:rsid w:val="00767667"/>
    <w:rsid w:val="007676FC"/>
    <w:rsid w:val="00767CF0"/>
    <w:rsid w:val="00770ED0"/>
    <w:rsid w:val="00774ED3"/>
    <w:rsid w:val="00784EBB"/>
    <w:rsid w:val="00787E5F"/>
    <w:rsid w:val="00791256"/>
    <w:rsid w:val="007928A0"/>
    <w:rsid w:val="007938A8"/>
    <w:rsid w:val="007A29A3"/>
    <w:rsid w:val="007A3AEF"/>
    <w:rsid w:val="007A3E4E"/>
    <w:rsid w:val="007A3F4C"/>
    <w:rsid w:val="007A4913"/>
    <w:rsid w:val="007A57FC"/>
    <w:rsid w:val="007A655E"/>
    <w:rsid w:val="007B1FB3"/>
    <w:rsid w:val="007B2821"/>
    <w:rsid w:val="007B5AE2"/>
    <w:rsid w:val="007B5DAD"/>
    <w:rsid w:val="007B7EE9"/>
    <w:rsid w:val="007C5DEF"/>
    <w:rsid w:val="007C6C8F"/>
    <w:rsid w:val="007C70AC"/>
    <w:rsid w:val="007C7440"/>
    <w:rsid w:val="007D1B56"/>
    <w:rsid w:val="007D2D14"/>
    <w:rsid w:val="007D3788"/>
    <w:rsid w:val="007D5AED"/>
    <w:rsid w:val="007E10DA"/>
    <w:rsid w:val="007E2CAA"/>
    <w:rsid w:val="007E4A6F"/>
    <w:rsid w:val="007E4D55"/>
    <w:rsid w:val="007E5517"/>
    <w:rsid w:val="007F23EE"/>
    <w:rsid w:val="007F4640"/>
    <w:rsid w:val="00800A3A"/>
    <w:rsid w:val="008036B5"/>
    <w:rsid w:val="00803857"/>
    <w:rsid w:val="00803E2E"/>
    <w:rsid w:val="008055A1"/>
    <w:rsid w:val="008127E4"/>
    <w:rsid w:val="00813461"/>
    <w:rsid w:val="00815928"/>
    <w:rsid w:val="008177A4"/>
    <w:rsid w:val="00821727"/>
    <w:rsid w:val="00821E06"/>
    <w:rsid w:val="00825E28"/>
    <w:rsid w:val="00826C0D"/>
    <w:rsid w:val="00827080"/>
    <w:rsid w:val="0083001B"/>
    <w:rsid w:val="00831796"/>
    <w:rsid w:val="008325CC"/>
    <w:rsid w:val="00832A49"/>
    <w:rsid w:val="00833A35"/>
    <w:rsid w:val="00833BEB"/>
    <w:rsid w:val="008350F5"/>
    <w:rsid w:val="00840D90"/>
    <w:rsid w:val="008424BE"/>
    <w:rsid w:val="00844A24"/>
    <w:rsid w:val="0084714D"/>
    <w:rsid w:val="00847298"/>
    <w:rsid w:val="00853888"/>
    <w:rsid w:val="00856353"/>
    <w:rsid w:val="0086065E"/>
    <w:rsid w:val="00860C62"/>
    <w:rsid w:val="008613B9"/>
    <w:rsid w:val="00862267"/>
    <w:rsid w:val="00863437"/>
    <w:rsid w:val="00866B3F"/>
    <w:rsid w:val="00866DD3"/>
    <w:rsid w:val="008676AF"/>
    <w:rsid w:val="00870053"/>
    <w:rsid w:val="00870169"/>
    <w:rsid w:val="00880EE5"/>
    <w:rsid w:val="008873ED"/>
    <w:rsid w:val="0089639B"/>
    <w:rsid w:val="008A0DB5"/>
    <w:rsid w:val="008A0E10"/>
    <w:rsid w:val="008A21AC"/>
    <w:rsid w:val="008A5127"/>
    <w:rsid w:val="008A5222"/>
    <w:rsid w:val="008A5499"/>
    <w:rsid w:val="008A5D49"/>
    <w:rsid w:val="008B085D"/>
    <w:rsid w:val="008B0BDA"/>
    <w:rsid w:val="008B2056"/>
    <w:rsid w:val="008B406D"/>
    <w:rsid w:val="008B7379"/>
    <w:rsid w:val="008C017F"/>
    <w:rsid w:val="008C5A0F"/>
    <w:rsid w:val="008C6088"/>
    <w:rsid w:val="008C7013"/>
    <w:rsid w:val="008E025C"/>
    <w:rsid w:val="008E0C47"/>
    <w:rsid w:val="008E42AB"/>
    <w:rsid w:val="008E4FF7"/>
    <w:rsid w:val="008E5800"/>
    <w:rsid w:val="008E76B4"/>
    <w:rsid w:val="008E7994"/>
    <w:rsid w:val="008F02EA"/>
    <w:rsid w:val="008F5AA9"/>
    <w:rsid w:val="008F6810"/>
    <w:rsid w:val="008F6DB0"/>
    <w:rsid w:val="00900137"/>
    <w:rsid w:val="009017A4"/>
    <w:rsid w:val="009033AE"/>
    <w:rsid w:val="00903B40"/>
    <w:rsid w:val="00903E98"/>
    <w:rsid w:val="00904420"/>
    <w:rsid w:val="009063A8"/>
    <w:rsid w:val="00910982"/>
    <w:rsid w:val="00912E9E"/>
    <w:rsid w:val="009135DD"/>
    <w:rsid w:val="00920A72"/>
    <w:rsid w:val="00921FE9"/>
    <w:rsid w:val="00923259"/>
    <w:rsid w:val="00926102"/>
    <w:rsid w:val="00927ECE"/>
    <w:rsid w:val="0093151F"/>
    <w:rsid w:val="0093408B"/>
    <w:rsid w:val="00936F6B"/>
    <w:rsid w:val="0093735E"/>
    <w:rsid w:val="0094039C"/>
    <w:rsid w:val="00940686"/>
    <w:rsid w:val="00941D44"/>
    <w:rsid w:val="00941DFE"/>
    <w:rsid w:val="00942891"/>
    <w:rsid w:val="009451B5"/>
    <w:rsid w:val="00945F3C"/>
    <w:rsid w:val="0095114D"/>
    <w:rsid w:val="00956B97"/>
    <w:rsid w:val="00963A2C"/>
    <w:rsid w:val="00963C2E"/>
    <w:rsid w:val="00967653"/>
    <w:rsid w:val="00970520"/>
    <w:rsid w:val="0097134A"/>
    <w:rsid w:val="00975669"/>
    <w:rsid w:val="00977A8F"/>
    <w:rsid w:val="00980D85"/>
    <w:rsid w:val="00982FC9"/>
    <w:rsid w:val="00985F8F"/>
    <w:rsid w:val="0098612F"/>
    <w:rsid w:val="009927F8"/>
    <w:rsid w:val="00995006"/>
    <w:rsid w:val="009A417B"/>
    <w:rsid w:val="009A68CF"/>
    <w:rsid w:val="009B0D66"/>
    <w:rsid w:val="009B5082"/>
    <w:rsid w:val="009B6712"/>
    <w:rsid w:val="009B7253"/>
    <w:rsid w:val="009C123C"/>
    <w:rsid w:val="009C152B"/>
    <w:rsid w:val="009C156F"/>
    <w:rsid w:val="009C374E"/>
    <w:rsid w:val="009C58D4"/>
    <w:rsid w:val="009C70E5"/>
    <w:rsid w:val="009D091A"/>
    <w:rsid w:val="009D3169"/>
    <w:rsid w:val="009D365D"/>
    <w:rsid w:val="009D4673"/>
    <w:rsid w:val="009D48F4"/>
    <w:rsid w:val="009D5E00"/>
    <w:rsid w:val="009E02F8"/>
    <w:rsid w:val="009E23E6"/>
    <w:rsid w:val="009E5652"/>
    <w:rsid w:val="009F2C18"/>
    <w:rsid w:val="009F4C89"/>
    <w:rsid w:val="009F5386"/>
    <w:rsid w:val="00A0743C"/>
    <w:rsid w:val="00A1236B"/>
    <w:rsid w:val="00A14BA0"/>
    <w:rsid w:val="00A152BA"/>
    <w:rsid w:val="00A1543E"/>
    <w:rsid w:val="00A15556"/>
    <w:rsid w:val="00A24C0B"/>
    <w:rsid w:val="00A26B47"/>
    <w:rsid w:val="00A333E6"/>
    <w:rsid w:val="00A36080"/>
    <w:rsid w:val="00A40F20"/>
    <w:rsid w:val="00A4104A"/>
    <w:rsid w:val="00A41A4A"/>
    <w:rsid w:val="00A42018"/>
    <w:rsid w:val="00A44BFF"/>
    <w:rsid w:val="00A46151"/>
    <w:rsid w:val="00A46ABF"/>
    <w:rsid w:val="00A46F65"/>
    <w:rsid w:val="00A5116B"/>
    <w:rsid w:val="00A51BBC"/>
    <w:rsid w:val="00A61EB7"/>
    <w:rsid w:val="00A6583F"/>
    <w:rsid w:val="00A70562"/>
    <w:rsid w:val="00A717BF"/>
    <w:rsid w:val="00A71E83"/>
    <w:rsid w:val="00A72A69"/>
    <w:rsid w:val="00A7527F"/>
    <w:rsid w:val="00A820CB"/>
    <w:rsid w:val="00A825F4"/>
    <w:rsid w:val="00A92E94"/>
    <w:rsid w:val="00A952BC"/>
    <w:rsid w:val="00A95E28"/>
    <w:rsid w:val="00A96037"/>
    <w:rsid w:val="00AA58A6"/>
    <w:rsid w:val="00AA6535"/>
    <w:rsid w:val="00AB0C90"/>
    <w:rsid w:val="00AB2A45"/>
    <w:rsid w:val="00AB2D73"/>
    <w:rsid w:val="00AB3B00"/>
    <w:rsid w:val="00AB43DE"/>
    <w:rsid w:val="00AB5279"/>
    <w:rsid w:val="00AB7F19"/>
    <w:rsid w:val="00AC1532"/>
    <w:rsid w:val="00AC4174"/>
    <w:rsid w:val="00AC6D33"/>
    <w:rsid w:val="00AD1BDD"/>
    <w:rsid w:val="00AD2264"/>
    <w:rsid w:val="00AD3093"/>
    <w:rsid w:val="00AD315D"/>
    <w:rsid w:val="00AD3DDA"/>
    <w:rsid w:val="00AD513E"/>
    <w:rsid w:val="00AD576A"/>
    <w:rsid w:val="00AE01B7"/>
    <w:rsid w:val="00AE0326"/>
    <w:rsid w:val="00AE0C56"/>
    <w:rsid w:val="00AE2AF3"/>
    <w:rsid w:val="00AE681D"/>
    <w:rsid w:val="00AF1FD9"/>
    <w:rsid w:val="00AF33CA"/>
    <w:rsid w:val="00AF341F"/>
    <w:rsid w:val="00B010F1"/>
    <w:rsid w:val="00B01C04"/>
    <w:rsid w:val="00B035F2"/>
    <w:rsid w:val="00B03BB3"/>
    <w:rsid w:val="00B0438E"/>
    <w:rsid w:val="00B0617E"/>
    <w:rsid w:val="00B06195"/>
    <w:rsid w:val="00B11FDD"/>
    <w:rsid w:val="00B12232"/>
    <w:rsid w:val="00B1303D"/>
    <w:rsid w:val="00B132DB"/>
    <w:rsid w:val="00B1352D"/>
    <w:rsid w:val="00B14EDF"/>
    <w:rsid w:val="00B21287"/>
    <w:rsid w:val="00B2178C"/>
    <w:rsid w:val="00B2375B"/>
    <w:rsid w:val="00B23B92"/>
    <w:rsid w:val="00B24904"/>
    <w:rsid w:val="00B279ED"/>
    <w:rsid w:val="00B357F6"/>
    <w:rsid w:val="00B37010"/>
    <w:rsid w:val="00B41192"/>
    <w:rsid w:val="00B4365B"/>
    <w:rsid w:val="00B475EC"/>
    <w:rsid w:val="00B47DEB"/>
    <w:rsid w:val="00B5053E"/>
    <w:rsid w:val="00B56E22"/>
    <w:rsid w:val="00B57A2A"/>
    <w:rsid w:val="00B642BD"/>
    <w:rsid w:val="00B66125"/>
    <w:rsid w:val="00B70815"/>
    <w:rsid w:val="00B72656"/>
    <w:rsid w:val="00B7383A"/>
    <w:rsid w:val="00B73918"/>
    <w:rsid w:val="00B73EFA"/>
    <w:rsid w:val="00B76953"/>
    <w:rsid w:val="00B82254"/>
    <w:rsid w:val="00B83A76"/>
    <w:rsid w:val="00B85C39"/>
    <w:rsid w:val="00B8652F"/>
    <w:rsid w:val="00B86554"/>
    <w:rsid w:val="00B868C0"/>
    <w:rsid w:val="00B90E5C"/>
    <w:rsid w:val="00B912BF"/>
    <w:rsid w:val="00B91FB8"/>
    <w:rsid w:val="00B94510"/>
    <w:rsid w:val="00B964F8"/>
    <w:rsid w:val="00BA0637"/>
    <w:rsid w:val="00BA505C"/>
    <w:rsid w:val="00BB3B34"/>
    <w:rsid w:val="00BB41A2"/>
    <w:rsid w:val="00BB6834"/>
    <w:rsid w:val="00BB6B8F"/>
    <w:rsid w:val="00BB777A"/>
    <w:rsid w:val="00BB7FCE"/>
    <w:rsid w:val="00BC3DAE"/>
    <w:rsid w:val="00BC4AA8"/>
    <w:rsid w:val="00BD13ED"/>
    <w:rsid w:val="00BD5D61"/>
    <w:rsid w:val="00BE23F1"/>
    <w:rsid w:val="00BE400B"/>
    <w:rsid w:val="00BE4FBE"/>
    <w:rsid w:val="00BE7B03"/>
    <w:rsid w:val="00BF0EF4"/>
    <w:rsid w:val="00BF2DF2"/>
    <w:rsid w:val="00BF50BD"/>
    <w:rsid w:val="00BF5B2D"/>
    <w:rsid w:val="00BF6534"/>
    <w:rsid w:val="00BF6B3D"/>
    <w:rsid w:val="00C02967"/>
    <w:rsid w:val="00C05194"/>
    <w:rsid w:val="00C07AB2"/>
    <w:rsid w:val="00C14C82"/>
    <w:rsid w:val="00C211E4"/>
    <w:rsid w:val="00C2133A"/>
    <w:rsid w:val="00C21405"/>
    <w:rsid w:val="00C215C3"/>
    <w:rsid w:val="00C22A4F"/>
    <w:rsid w:val="00C24F15"/>
    <w:rsid w:val="00C27C1F"/>
    <w:rsid w:val="00C33054"/>
    <w:rsid w:val="00C342C7"/>
    <w:rsid w:val="00C347BE"/>
    <w:rsid w:val="00C41922"/>
    <w:rsid w:val="00C44119"/>
    <w:rsid w:val="00C45AF3"/>
    <w:rsid w:val="00C45FF7"/>
    <w:rsid w:val="00C4614E"/>
    <w:rsid w:val="00C53EC3"/>
    <w:rsid w:val="00C55543"/>
    <w:rsid w:val="00C63E67"/>
    <w:rsid w:val="00C64592"/>
    <w:rsid w:val="00C651AA"/>
    <w:rsid w:val="00C6769D"/>
    <w:rsid w:val="00C70ED3"/>
    <w:rsid w:val="00C73631"/>
    <w:rsid w:val="00C7612A"/>
    <w:rsid w:val="00C7652B"/>
    <w:rsid w:val="00C77FFD"/>
    <w:rsid w:val="00C82B94"/>
    <w:rsid w:val="00C83931"/>
    <w:rsid w:val="00C843B6"/>
    <w:rsid w:val="00C865EC"/>
    <w:rsid w:val="00C876D9"/>
    <w:rsid w:val="00C877DF"/>
    <w:rsid w:val="00C900CA"/>
    <w:rsid w:val="00C90D7C"/>
    <w:rsid w:val="00C943DE"/>
    <w:rsid w:val="00C949D8"/>
    <w:rsid w:val="00C971D4"/>
    <w:rsid w:val="00CA56E0"/>
    <w:rsid w:val="00CA5FB9"/>
    <w:rsid w:val="00CA7949"/>
    <w:rsid w:val="00CB350C"/>
    <w:rsid w:val="00CB385F"/>
    <w:rsid w:val="00CB5457"/>
    <w:rsid w:val="00CB5767"/>
    <w:rsid w:val="00CC00D7"/>
    <w:rsid w:val="00CC3D46"/>
    <w:rsid w:val="00CC5426"/>
    <w:rsid w:val="00CC6565"/>
    <w:rsid w:val="00CC76DC"/>
    <w:rsid w:val="00CD11E2"/>
    <w:rsid w:val="00CD2980"/>
    <w:rsid w:val="00CD3E49"/>
    <w:rsid w:val="00CD4CAB"/>
    <w:rsid w:val="00CD5179"/>
    <w:rsid w:val="00CE02D4"/>
    <w:rsid w:val="00CE133B"/>
    <w:rsid w:val="00CE78B4"/>
    <w:rsid w:val="00CF7E29"/>
    <w:rsid w:val="00D00CC4"/>
    <w:rsid w:val="00D01FC6"/>
    <w:rsid w:val="00D04172"/>
    <w:rsid w:val="00D04348"/>
    <w:rsid w:val="00D06A87"/>
    <w:rsid w:val="00D133BC"/>
    <w:rsid w:val="00D139F6"/>
    <w:rsid w:val="00D13C31"/>
    <w:rsid w:val="00D14373"/>
    <w:rsid w:val="00D15640"/>
    <w:rsid w:val="00D20A4F"/>
    <w:rsid w:val="00D2144C"/>
    <w:rsid w:val="00D25328"/>
    <w:rsid w:val="00D35B30"/>
    <w:rsid w:val="00D3758E"/>
    <w:rsid w:val="00D45DFE"/>
    <w:rsid w:val="00D45E9F"/>
    <w:rsid w:val="00D473C8"/>
    <w:rsid w:val="00D478EA"/>
    <w:rsid w:val="00D502B8"/>
    <w:rsid w:val="00D519D7"/>
    <w:rsid w:val="00D5474A"/>
    <w:rsid w:val="00D56290"/>
    <w:rsid w:val="00D6208C"/>
    <w:rsid w:val="00D62A37"/>
    <w:rsid w:val="00D653E9"/>
    <w:rsid w:val="00D70961"/>
    <w:rsid w:val="00D70A11"/>
    <w:rsid w:val="00D72A4F"/>
    <w:rsid w:val="00D77F5B"/>
    <w:rsid w:val="00D83A81"/>
    <w:rsid w:val="00D847F5"/>
    <w:rsid w:val="00D86786"/>
    <w:rsid w:val="00D90E73"/>
    <w:rsid w:val="00D92741"/>
    <w:rsid w:val="00D92C74"/>
    <w:rsid w:val="00D9387D"/>
    <w:rsid w:val="00D96F74"/>
    <w:rsid w:val="00D97D97"/>
    <w:rsid w:val="00DA612E"/>
    <w:rsid w:val="00DB140A"/>
    <w:rsid w:val="00DB4145"/>
    <w:rsid w:val="00DB4CDC"/>
    <w:rsid w:val="00DB4E92"/>
    <w:rsid w:val="00DB5E35"/>
    <w:rsid w:val="00DB6546"/>
    <w:rsid w:val="00DC390D"/>
    <w:rsid w:val="00DE08B6"/>
    <w:rsid w:val="00DE1B06"/>
    <w:rsid w:val="00DE1B88"/>
    <w:rsid w:val="00DE3B15"/>
    <w:rsid w:val="00DE77B7"/>
    <w:rsid w:val="00DF4007"/>
    <w:rsid w:val="00DF45FF"/>
    <w:rsid w:val="00E003ED"/>
    <w:rsid w:val="00E00B76"/>
    <w:rsid w:val="00E02DB5"/>
    <w:rsid w:val="00E062D1"/>
    <w:rsid w:val="00E1138E"/>
    <w:rsid w:val="00E12260"/>
    <w:rsid w:val="00E12F87"/>
    <w:rsid w:val="00E1450C"/>
    <w:rsid w:val="00E1611F"/>
    <w:rsid w:val="00E17654"/>
    <w:rsid w:val="00E17DD9"/>
    <w:rsid w:val="00E21A2B"/>
    <w:rsid w:val="00E262B0"/>
    <w:rsid w:val="00E27312"/>
    <w:rsid w:val="00E30370"/>
    <w:rsid w:val="00E34186"/>
    <w:rsid w:val="00E3434D"/>
    <w:rsid w:val="00E40A13"/>
    <w:rsid w:val="00E41185"/>
    <w:rsid w:val="00E430C3"/>
    <w:rsid w:val="00E45386"/>
    <w:rsid w:val="00E457B8"/>
    <w:rsid w:val="00E50994"/>
    <w:rsid w:val="00E54D94"/>
    <w:rsid w:val="00E5658E"/>
    <w:rsid w:val="00E5674A"/>
    <w:rsid w:val="00E61B30"/>
    <w:rsid w:val="00E62A17"/>
    <w:rsid w:val="00E6360C"/>
    <w:rsid w:val="00E64E92"/>
    <w:rsid w:val="00E650EC"/>
    <w:rsid w:val="00E65CBB"/>
    <w:rsid w:val="00E66481"/>
    <w:rsid w:val="00E67501"/>
    <w:rsid w:val="00E706DC"/>
    <w:rsid w:val="00E70B85"/>
    <w:rsid w:val="00E774A4"/>
    <w:rsid w:val="00E775D1"/>
    <w:rsid w:val="00E80A43"/>
    <w:rsid w:val="00E823E2"/>
    <w:rsid w:val="00E83C0C"/>
    <w:rsid w:val="00E843CC"/>
    <w:rsid w:val="00E909D0"/>
    <w:rsid w:val="00E90C8E"/>
    <w:rsid w:val="00E93AD1"/>
    <w:rsid w:val="00E93CA4"/>
    <w:rsid w:val="00E96377"/>
    <w:rsid w:val="00EA1052"/>
    <w:rsid w:val="00EA48C8"/>
    <w:rsid w:val="00EB4F9F"/>
    <w:rsid w:val="00EC1F63"/>
    <w:rsid w:val="00EC28D0"/>
    <w:rsid w:val="00EC3628"/>
    <w:rsid w:val="00ED1F9B"/>
    <w:rsid w:val="00ED2F22"/>
    <w:rsid w:val="00ED2FD1"/>
    <w:rsid w:val="00ED307E"/>
    <w:rsid w:val="00EE0C45"/>
    <w:rsid w:val="00EE2B02"/>
    <w:rsid w:val="00EE3FCE"/>
    <w:rsid w:val="00EE5C5C"/>
    <w:rsid w:val="00EF3F60"/>
    <w:rsid w:val="00EF4CB6"/>
    <w:rsid w:val="00EF54AD"/>
    <w:rsid w:val="00F02FC8"/>
    <w:rsid w:val="00F0399D"/>
    <w:rsid w:val="00F04012"/>
    <w:rsid w:val="00F048ED"/>
    <w:rsid w:val="00F0686D"/>
    <w:rsid w:val="00F07194"/>
    <w:rsid w:val="00F10F62"/>
    <w:rsid w:val="00F2183B"/>
    <w:rsid w:val="00F25FF3"/>
    <w:rsid w:val="00F3025E"/>
    <w:rsid w:val="00F33DCC"/>
    <w:rsid w:val="00F36276"/>
    <w:rsid w:val="00F37D7E"/>
    <w:rsid w:val="00F41097"/>
    <w:rsid w:val="00F41AE7"/>
    <w:rsid w:val="00F4445E"/>
    <w:rsid w:val="00F470EB"/>
    <w:rsid w:val="00F47941"/>
    <w:rsid w:val="00F50DD2"/>
    <w:rsid w:val="00F50EA7"/>
    <w:rsid w:val="00F53F33"/>
    <w:rsid w:val="00F54504"/>
    <w:rsid w:val="00F5510A"/>
    <w:rsid w:val="00F55139"/>
    <w:rsid w:val="00F65D53"/>
    <w:rsid w:val="00F65F88"/>
    <w:rsid w:val="00F66C25"/>
    <w:rsid w:val="00F74FA3"/>
    <w:rsid w:val="00F768BF"/>
    <w:rsid w:val="00F777BE"/>
    <w:rsid w:val="00F866A2"/>
    <w:rsid w:val="00F87A3D"/>
    <w:rsid w:val="00F90BFF"/>
    <w:rsid w:val="00F9127C"/>
    <w:rsid w:val="00F92DC1"/>
    <w:rsid w:val="00FA0CB9"/>
    <w:rsid w:val="00FA4185"/>
    <w:rsid w:val="00FA4BCD"/>
    <w:rsid w:val="00FA5B29"/>
    <w:rsid w:val="00FA668E"/>
    <w:rsid w:val="00FB294E"/>
    <w:rsid w:val="00FC1B31"/>
    <w:rsid w:val="00FC3B65"/>
    <w:rsid w:val="00FC67EC"/>
    <w:rsid w:val="00FD400F"/>
    <w:rsid w:val="00FD7BFA"/>
    <w:rsid w:val="00FE0688"/>
    <w:rsid w:val="00FF251D"/>
    <w:rsid w:val="00FF2863"/>
    <w:rsid w:val="00FF35C0"/>
    <w:rsid w:val="00FF3E94"/>
    <w:rsid w:val="00FF5DE0"/>
    <w:rsid w:val="00FF6E9E"/>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608928">
      <w:bodyDiv w:val="1"/>
      <w:marLeft w:val="0"/>
      <w:marRight w:val="0"/>
      <w:marTop w:val="0"/>
      <w:marBottom w:val="0"/>
      <w:divBdr>
        <w:top w:val="none" w:sz="0" w:space="0" w:color="auto"/>
        <w:left w:val="none" w:sz="0" w:space="0" w:color="auto"/>
        <w:bottom w:val="none" w:sz="0" w:space="0" w:color="auto"/>
        <w:right w:val="none" w:sz="0" w:space="0" w:color="auto"/>
      </w:divBdr>
      <w:divsChild>
        <w:div w:id="2124301247">
          <w:marLeft w:val="1166"/>
          <w:marRight w:val="0"/>
          <w:marTop w:val="96"/>
          <w:marBottom w:val="0"/>
          <w:divBdr>
            <w:top w:val="none" w:sz="0" w:space="0" w:color="auto"/>
            <w:left w:val="none" w:sz="0" w:space="0" w:color="auto"/>
            <w:bottom w:val="none" w:sz="0" w:space="0" w:color="auto"/>
            <w:right w:val="none" w:sz="0" w:space="0" w:color="auto"/>
          </w:divBdr>
        </w:div>
        <w:div w:id="1904753078">
          <w:marLeft w:val="1166"/>
          <w:marRight w:val="0"/>
          <w:marTop w:val="96"/>
          <w:marBottom w:val="0"/>
          <w:divBdr>
            <w:top w:val="none" w:sz="0" w:space="0" w:color="auto"/>
            <w:left w:val="none" w:sz="0" w:space="0" w:color="auto"/>
            <w:bottom w:val="none" w:sz="0" w:space="0" w:color="auto"/>
            <w:right w:val="none" w:sz="0" w:space="0" w:color="auto"/>
          </w:divBdr>
        </w:div>
        <w:div w:id="1313096579">
          <w:marLeft w:val="1166"/>
          <w:marRight w:val="0"/>
          <w:marTop w:val="96"/>
          <w:marBottom w:val="0"/>
          <w:divBdr>
            <w:top w:val="none" w:sz="0" w:space="0" w:color="auto"/>
            <w:left w:val="none" w:sz="0" w:space="0" w:color="auto"/>
            <w:bottom w:val="none" w:sz="0" w:space="0" w:color="auto"/>
            <w:right w:val="none" w:sz="0" w:space="0" w:color="auto"/>
          </w:divBdr>
        </w:div>
        <w:div w:id="1872375131">
          <w:marLeft w:val="1166"/>
          <w:marRight w:val="0"/>
          <w:marTop w:val="96"/>
          <w:marBottom w:val="0"/>
          <w:divBdr>
            <w:top w:val="none" w:sz="0" w:space="0" w:color="auto"/>
            <w:left w:val="none" w:sz="0" w:space="0" w:color="auto"/>
            <w:bottom w:val="none" w:sz="0" w:space="0" w:color="auto"/>
            <w:right w:val="none" w:sz="0" w:space="0" w:color="auto"/>
          </w:divBdr>
        </w:div>
        <w:div w:id="2012951349">
          <w:marLeft w:val="1166"/>
          <w:marRight w:val="0"/>
          <w:marTop w:val="96"/>
          <w:marBottom w:val="0"/>
          <w:divBdr>
            <w:top w:val="none" w:sz="0" w:space="0" w:color="auto"/>
            <w:left w:val="none" w:sz="0" w:space="0" w:color="auto"/>
            <w:bottom w:val="none" w:sz="0" w:space="0" w:color="auto"/>
            <w:right w:val="none" w:sz="0" w:space="0" w:color="auto"/>
          </w:divBdr>
        </w:div>
      </w:divsChild>
    </w:div>
    <w:div w:id="491676627">
      <w:bodyDiv w:val="1"/>
      <w:marLeft w:val="0"/>
      <w:marRight w:val="0"/>
      <w:marTop w:val="0"/>
      <w:marBottom w:val="0"/>
      <w:divBdr>
        <w:top w:val="none" w:sz="0" w:space="0" w:color="auto"/>
        <w:left w:val="none" w:sz="0" w:space="0" w:color="auto"/>
        <w:bottom w:val="none" w:sz="0" w:space="0" w:color="auto"/>
        <w:right w:val="none" w:sz="0" w:space="0" w:color="auto"/>
      </w:divBdr>
    </w:div>
    <w:div w:id="579293261">
      <w:bodyDiv w:val="1"/>
      <w:marLeft w:val="0"/>
      <w:marRight w:val="0"/>
      <w:marTop w:val="0"/>
      <w:marBottom w:val="0"/>
      <w:divBdr>
        <w:top w:val="none" w:sz="0" w:space="0" w:color="auto"/>
        <w:left w:val="none" w:sz="0" w:space="0" w:color="auto"/>
        <w:bottom w:val="none" w:sz="0" w:space="0" w:color="auto"/>
        <w:right w:val="none" w:sz="0" w:space="0" w:color="auto"/>
      </w:divBdr>
      <w:divsChild>
        <w:div w:id="49306619">
          <w:marLeft w:val="547"/>
          <w:marRight w:val="0"/>
          <w:marTop w:val="115"/>
          <w:marBottom w:val="0"/>
          <w:divBdr>
            <w:top w:val="none" w:sz="0" w:space="0" w:color="auto"/>
            <w:left w:val="none" w:sz="0" w:space="0" w:color="auto"/>
            <w:bottom w:val="none" w:sz="0" w:space="0" w:color="auto"/>
            <w:right w:val="none" w:sz="0" w:space="0" w:color="auto"/>
          </w:divBdr>
        </w:div>
        <w:div w:id="567810035">
          <w:marLeft w:val="1166"/>
          <w:marRight w:val="0"/>
          <w:marTop w:val="96"/>
          <w:marBottom w:val="0"/>
          <w:divBdr>
            <w:top w:val="none" w:sz="0" w:space="0" w:color="auto"/>
            <w:left w:val="none" w:sz="0" w:space="0" w:color="auto"/>
            <w:bottom w:val="none" w:sz="0" w:space="0" w:color="auto"/>
            <w:right w:val="none" w:sz="0" w:space="0" w:color="auto"/>
          </w:divBdr>
        </w:div>
        <w:div w:id="2097290065">
          <w:marLeft w:val="1166"/>
          <w:marRight w:val="0"/>
          <w:marTop w:val="96"/>
          <w:marBottom w:val="0"/>
          <w:divBdr>
            <w:top w:val="none" w:sz="0" w:space="0" w:color="auto"/>
            <w:left w:val="none" w:sz="0" w:space="0" w:color="auto"/>
            <w:bottom w:val="none" w:sz="0" w:space="0" w:color="auto"/>
            <w:right w:val="none" w:sz="0" w:space="0" w:color="auto"/>
          </w:divBdr>
        </w:div>
        <w:div w:id="1530219739">
          <w:marLeft w:val="547"/>
          <w:marRight w:val="0"/>
          <w:marTop w:val="115"/>
          <w:marBottom w:val="0"/>
          <w:divBdr>
            <w:top w:val="none" w:sz="0" w:space="0" w:color="auto"/>
            <w:left w:val="none" w:sz="0" w:space="0" w:color="auto"/>
            <w:bottom w:val="none" w:sz="0" w:space="0" w:color="auto"/>
            <w:right w:val="none" w:sz="0" w:space="0" w:color="auto"/>
          </w:divBdr>
        </w:div>
        <w:div w:id="1777363633">
          <w:marLeft w:val="1166"/>
          <w:marRight w:val="0"/>
          <w:marTop w:val="96"/>
          <w:marBottom w:val="0"/>
          <w:divBdr>
            <w:top w:val="none" w:sz="0" w:space="0" w:color="auto"/>
            <w:left w:val="none" w:sz="0" w:space="0" w:color="auto"/>
            <w:bottom w:val="none" w:sz="0" w:space="0" w:color="auto"/>
            <w:right w:val="none" w:sz="0" w:space="0" w:color="auto"/>
          </w:divBdr>
        </w:div>
      </w:divsChild>
    </w:div>
    <w:div w:id="591820598">
      <w:bodyDiv w:val="1"/>
      <w:marLeft w:val="0"/>
      <w:marRight w:val="0"/>
      <w:marTop w:val="0"/>
      <w:marBottom w:val="0"/>
      <w:divBdr>
        <w:top w:val="none" w:sz="0" w:space="0" w:color="auto"/>
        <w:left w:val="none" w:sz="0" w:space="0" w:color="auto"/>
        <w:bottom w:val="none" w:sz="0" w:space="0" w:color="auto"/>
        <w:right w:val="none" w:sz="0" w:space="0" w:color="auto"/>
      </w:divBdr>
      <w:divsChild>
        <w:div w:id="53047496">
          <w:marLeft w:val="547"/>
          <w:marRight w:val="0"/>
          <w:marTop w:val="96"/>
          <w:marBottom w:val="0"/>
          <w:divBdr>
            <w:top w:val="none" w:sz="0" w:space="0" w:color="auto"/>
            <w:left w:val="none" w:sz="0" w:space="0" w:color="auto"/>
            <w:bottom w:val="none" w:sz="0" w:space="0" w:color="auto"/>
            <w:right w:val="none" w:sz="0" w:space="0" w:color="auto"/>
          </w:divBdr>
        </w:div>
        <w:div w:id="1809516228">
          <w:marLeft w:val="1166"/>
          <w:marRight w:val="0"/>
          <w:marTop w:val="86"/>
          <w:marBottom w:val="0"/>
          <w:divBdr>
            <w:top w:val="none" w:sz="0" w:space="0" w:color="auto"/>
            <w:left w:val="none" w:sz="0" w:space="0" w:color="auto"/>
            <w:bottom w:val="none" w:sz="0" w:space="0" w:color="auto"/>
            <w:right w:val="none" w:sz="0" w:space="0" w:color="auto"/>
          </w:divBdr>
        </w:div>
        <w:div w:id="1929848429">
          <w:marLeft w:val="547"/>
          <w:marRight w:val="0"/>
          <w:marTop w:val="96"/>
          <w:marBottom w:val="0"/>
          <w:divBdr>
            <w:top w:val="none" w:sz="0" w:space="0" w:color="auto"/>
            <w:left w:val="none" w:sz="0" w:space="0" w:color="auto"/>
            <w:bottom w:val="none" w:sz="0" w:space="0" w:color="auto"/>
            <w:right w:val="none" w:sz="0" w:space="0" w:color="auto"/>
          </w:divBdr>
        </w:div>
        <w:div w:id="310789646">
          <w:marLeft w:val="547"/>
          <w:marRight w:val="0"/>
          <w:marTop w:val="96"/>
          <w:marBottom w:val="0"/>
          <w:divBdr>
            <w:top w:val="none" w:sz="0" w:space="0" w:color="auto"/>
            <w:left w:val="none" w:sz="0" w:space="0" w:color="auto"/>
            <w:bottom w:val="none" w:sz="0" w:space="0" w:color="auto"/>
            <w:right w:val="none" w:sz="0" w:space="0" w:color="auto"/>
          </w:divBdr>
        </w:div>
        <w:div w:id="1187450055">
          <w:marLeft w:val="547"/>
          <w:marRight w:val="0"/>
          <w:marTop w:val="96"/>
          <w:marBottom w:val="0"/>
          <w:divBdr>
            <w:top w:val="none" w:sz="0" w:space="0" w:color="auto"/>
            <w:left w:val="none" w:sz="0" w:space="0" w:color="auto"/>
            <w:bottom w:val="none" w:sz="0" w:space="0" w:color="auto"/>
            <w:right w:val="none" w:sz="0" w:space="0" w:color="auto"/>
          </w:divBdr>
        </w:div>
        <w:div w:id="1335109988">
          <w:marLeft w:val="547"/>
          <w:marRight w:val="0"/>
          <w:marTop w:val="96"/>
          <w:marBottom w:val="0"/>
          <w:divBdr>
            <w:top w:val="none" w:sz="0" w:space="0" w:color="auto"/>
            <w:left w:val="none" w:sz="0" w:space="0" w:color="auto"/>
            <w:bottom w:val="none" w:sz="0" w:space="0" w:color="auto"/>
            <w:right w:val="none" w:sz="0" w:space="0" w:color="auto"/>
          </w:divBdr>
        </w:div>
        <w:div w:id="23944105">
          <w:marLeft w:val="547"/>
          <w:marRight w:val="0"/>
          <w:marTop w:val="96"/>
          <w:marBottom w:val="0"/>
          <w:divBdr>
            <w:top w:val="none" w:sz="0" w:space="0" w:color="auto"/>
            <w:left w:val="none" w:sz="0" w:space="0" w:color="auto"/>
            <w:bottom w:val="none" w:sz="0" w:space="0" w:color="auto"/>
            <w:right w:val="none" w:sz="0" w:space="0" w:color="auto"/>
          </w:divBdr>
        </w:div>
        <w:div w:id="1671833806">
          <w:marLeft w:val="1166"/>
          <w:marRight w:val="0"/>
          <w:marTop w:val="86"/>
          <w:marBottom w:val="0"/>
          <w:divBdr>
            <w:top w:val="none" w:sz="0" w:space="0" w:color="auto"/>
            <w:left w:val="none" w:sz="0" w:space="0" w:color="auto"/>
            <w:bottom w:val="none" w:sz="0" w:space="0" w:color="auto"/>
            <w:right w:val="none" w:sz="0" w:space="0" w:color="auto"/>
          </w:divBdr>
        </w:div>
        <w:div w:id="1640569582">
          <w:marLeft w:val="547"/>
          <w:marRight w:val="0"/>
          <w:marTop w:val="96"/>
          <w:marBottom w:val="0"/>
          <w:divBdr>
            <w:top w:val="none" w:sz="0" w:space="0" w:color="auto"/>
            <w:left w:val="none" w:sz="0" w:space="0" w:color="auto"/>
            <w:bottom w:val="none" w:sz="0" w:space="0" w:color="auto"/>
            <w:right w:val="none" w:sz="0" w:space="0" w:color="auto"/>
          </w:divBdr>
        </w:div>
        <w:div w:id="211505258">
          <w:marLeft w:val="547"/>
          <w:marRight w:val="0"/>
          <w:marTop w:val="96"/>
          <w:marBottom w:val="0"/>
          <w:divBdr>
            <w:top w:val="none" w:sz="0" w:space="0" w:color="auto"/>
            <w:left w:val="none" w:sz="0" w:space="0" w:color="auto"/>
            <w:bottom w:val="none" w:sz="0" w:space="0" w:color="auto"/>
            <w:right w:val="none" w:sz="0" w:space="0" w:color="auto"/>
          </w:divBdr>
        </w:div>
        <w:div w:id="86658187">
          <w:marLeft w:val="547"/>
          <w:marRight w:val="0"/>
          <w:marTop w:val="96"/>
          <w:marBottom w:val="0"/>
          <w:divBdr>
            <w:top w:val="none" w:sz="0" w:space="0" w:color="auto"/>
            <w:left w:val="none" w:sz="0" w:space="0" w:color="auto"/>
            <w:bottom w:val="none" w:sz="0" w:space="0" w:color="auto"/>
            <w:right w:val="none" w:sz="0" w:space="0" w:color="auto"/>
          </w:divBdr>
        </w:div>
        <w:div w:id="888417859">
          <w:marLeft w:val="547"/>
          <w:marRight w:val="0"/>
          <w:marTop w:val="96"/>
          <w:marBottom w:val="0"/>
          <w:divBdr>
            <w:top w:val="none" w:sz="0" w:space="0" w:color="auto"/>
            <w:left w:val="none" w:sz="0" w:space="0" w:color="auto"/>
            <w:bottom w:val="none" w:sz="0" w:space="0" w:color="auto"/>
            <w:right w:val="none" w:sz="0" w:space="0" w:color="auto"/>
          </w:divBdr>
        </w:div>
        <w:div w:id="965088632">
          <w:marLeft w:val="547"/>
          <w:marRight w:val="0"/>
          <w:marTop w:val="96"/>
          <w:marBottom w:val="0"/>
          <w:divBdr>
            <w:top w:val="none" w:sz="0" w:space="0" w:color="auto"/>
            <w:left w:val="none" w:sz="0" w:space="0" w:color="auto"/>
            <w:bottom w:val="none" w:sz="0" w:space="0" w:color="auto"/>
            <w:right w:val="none" w:sz="0" w:space="0" w:color="auto"/>
          </w:divBdr>
        </w:div>
      </w:divsChild>
    </w:div>
    <w:div w:id="800459745">
      <w:bodyDiv w:val="1"/>
      <w:marLeft w:val="0"/>
      <w:marRight w:val="0"/>
      <w:marTop w:val="0"/>
      <w:marBottom w:val="0"/>
      <w:divBdr>
        <w:top w:val="none" w:sz="0" w:space="0" w:color="auto"/>
        <w:left w:val="none" w:sz="0" w:space="0" w:color="auto"/>
        <w:bottom w:val="none" w:sz="0" w:space="0" w:color="auto"/>
        <w:right w:val="none" w:sz="0" w:space="0" w:color="auto"/>
      </w:divBdr>
    </w:div>
    <w:div w:id="817768550">
      <w:bodyDiv w:val="1"/>
      <w:marLeft w:val="0"/>
      <w:marRight w:val="0"/>
      <w:marTop w:val="0"/>
      <w:marBottom w:val="0"/>
      <w:divBdr>
        <w:top w:val="none" w:sz="0" w:space="0" w:color="auto"/>
        <w:left w:val="none" w:sz="0" w:space="0" w:color="auto"/>
        <w:bottom w:val="none" w:sz="0" w:space="0" w:color="auto"/>
        <w:right w:val="none" w:sz="0" w:space="0" w:color="auto"/>
      </w:divBdr>
      <w:divsChild>
        <w:div w:id="2130008826">
          <w:marLeft w:val="547"/>
          <w:marRight w:val="0"/>
          <w:marTop w:val="115"/>
          <w:marBottom w:val="0"/>
          <w:divBdr>
            <w:top w:val="none" w:sz="0" w:space="0" w:color="auto"/>
            <w:left w:val="none" w:sz="0" w:space="0" w:color="auto"/>
            <w:bottom w:val="none" w:sz="0" w:space="0" w:color="auto"/>
            <w:right w:val="none" w:sz="0" w:space="0" w:color="auto"/>
          </w:divBdr>
        </w:div>
        <w:div w:id="412245839">
          <w:marLeft w:val="547"/>
          <w:marRight w:val="0"/>
          <w:marTop w:val="115"/>
          <w:marBottom w:val="0"/>
          <w:divBdr>
            <w:top w:val="none" w:sz="0" w:space="0" w:color="auto"/>
            <w:left w:val="none" w:sz="0" w:space="0" w:color="auto"/>
            <w:bottom w:val="none" w:sz="0" w:space="0" w:color="auto"/>
            <w:right w:val="none" w:sz="0" w:space="0" w:color="auto"/>
          </w:divBdr>
        </w:div>
        <w:div w:id="1901019188">
          <w:marLeft w:val="547"/>
          <w:marRight w:val="0"/>
          <w:marTop w:val="115"/>
          <w:marBottom w:val="0"/>
          <w:divBdr>
            <w:top w:val="none" w:sz="0" w:space="0" w:color="auto"/>
            <w:left w:val="none" w:sz="0" w:space="0" w:color="auto"/>
            <w:bottom w:val="none" w:sz="0" w:space="0" w:color="auto"/>
            <w:right w:val="none" w:sz="0" w:space="0" w:color="auto"/>
          </w:divBdr>
        </w:div>
        <w:div w:id="1570650411">
          <w:marLeft w:val="1166"/>
          <w:marRight w:val="0"/>
          <w:marTop w:val="96"/>
          <w:marBottom w:val="0"/>
          <w:divBdr>
            <w:top w:val="none" w:sz="0" w:space="0" w:color="auto"/>
            <w:left w:val="none" w:sz="0" w:space="0" w:color="auto"/>
            <w:bottom w:val="none" w:sz="0" w:space="0" w:color="auto"/>
            <w:right w:val="none" w:sz="0" w:space="0" w:color="auto"/>
          </w:divBdr>
        </w:div>
        <w:div w:id="900404243">
          <w:marLeft w:val="1166"/>
          <w:marRight w:val="0"/>
          <w:marTop w:val="96"/>
          <w:marBottom w:val="0"/>
          <w:divBdr>
            <w:top w:val="none" w:sz="0" w:space="0" w:color="auto"/>
            <w:left w:val="none" w:sz="0" w:space="0" w:color="auto"/>
            <w:bottom w:val="none" w:sz="0" w:space="0" w:color="auto"/>
            <w:right w:val="none" w:sz="0" w:space="0" w:color="auto"/>
          </w:divBdr>
        </w:div>
      </w:divsChild>
    </w:div>
    <w:div w:id="901871256">
      <w:bodyDiv w:val="1"/>
      <w:marLeft w:val="0"/>
      <w:marRight w:val="0"/>
      <w:marTop w:val="0"/>
      <w:marBottom w:val="0"/>
      <w:divBdr>
        <w:top w:val="none" w:sz="0" w:space="0" w:color="auto"/>
        <w:left w:val="none" w:sz="0" w:space="0" w:color="auto"/>
        <w:bottom w:val="none" w:sz="0" w:space="0" w:color="auto"/>
        <w:right w:val="none" w:sz="0" w:space="0" w:color="auto"/>
      </w:divBdr>
      <w:divsChild>
        <w:div w:id="780565407">
          <w:marLeft w:val="547"/>
          <w:marRight w:val="0"/>
          <w:marTop w:val="86"/>
          <w:marBottom w:val="0"/>
          <w:divBdr>
            <w:top w:val="none" w:sz="0" w:space="0" w:color="auto"/>
            <w:left w:val="none" w:sz="0" w:space="0" w:color="auto"/>
            <w:bottom w:val="none" w:sz="0" w:space="0" w:color="auto"/>
            <w:right w:val="none" w:sz="0" w:space="0" w:color="auto"/>
          </w:divBdr>
        </w:div>
        <w:div w:id="1172991119">
          <w:marLeft w:val="1166"/>
          <w:marRight w:val="0"/>
          <w:marTop w:val="77"/>
          <w:marBottom w:val="0"/>
          <w:divBdr>
            <w:top w:val="none" w:sz="0" w:space="0" w:color="auto"/>
            <w:left w:val="none" w:sz="0" w:space="0" w:color="auto"/>
            <w:bottom w:val="none" w:sz="0" w:space="0" w:color="auto"/>
            <w:right w:val="none" w:sz="0" w:space="0" w:color="auto"/>
          </w:divBdr>
        </w:div>
        <w:div w:id="1981615245">
          <w:marLeft w:val="1166"/>
          <w:marRight w:val="0"/>
          <w:marTop w:val="77"/>
          <w:marBottom w:val="0"/>
          <w:divBdr>
            <w:top w:val="none" w:sz="0" w:space="0" w:color="auto"/>
            <w:left w:val="none" w:sz="0" w:space="0" w:color="auto"/>
            <w:bottom w:val="none" w:sz="0" w:space="0" w:color="auto"/>
            <w:right w:val="none" w:sz="0" w:space="0" w:color="auto"/>
          </w:divBdr>
        </w:div>
        <w:div w:id="561840635">
          <w:marLeft w:val="1166"/>
          <w:marRight w:val="0"/>
          <w:marTop w:val="77"/>
          <w:marBottom w:val="0"/>
          <w:divBdr>
            <w:top w:val="none" w:sz="0" w:space="0" w:color="auto"/>
            <w:left w:val="none" w:sz="0" w:space="0" w:color="auto"/>
            <w:bottom w:val="none" w:sz="0" w:space="0" w:color="auto"/>
            <w:right w:val="none" w:sz="0" w:space="0" w:color="auto"/>
          </w:divBdr>
        </w:div>
        <w:div w:id="1235123421">
          <w:marLeft w:val="547"/>
          <w:marRight w:val="0"/>
          <w:marTop w:val="86"/>
          <w:marBottom w:val="0"/>
          <w:divBdr>
            <w:top w:val="none" w:sz="0" w:space="0" w:color="auto"/>
            <w:left w:val="none" w:sz="0" w:space="0" w:color="auto"/>
            <w:bottom w:val="none" w:sz="0" w:space="0" w:color="auto"/>
            <w:right w:val="none" w:sz="0" w:space="0" w:color="auto"/>
          </w:divBdr>
        </w:div>
        <w:div w:id="1578784192">
          <w:marLeft w:val="1166"/>
          <w:marRight w:val="0"/>
          <w:marTop w:val="77"/>
          <w:marBottom w:val="0"/>
          <w:divBdr>
            <w:top w:val="none" w:sz="0" w:space="0" w:color="auto"/>
            <w:left w:val="none" w:sz="0" w:space="0" w:color="auto"/>
            <w:bottom w:val="none" w:sz="0" w:space="0" w:color="auto"/>
            <w:right w:val="none" w:sz="0" w:space="0" w:color="auto"/>
          </w:divBdr>
        </w:div>
        <w:div w:id="2073963839">
          <w:marLeft w:val="1166"/>
          <w:marRight w:val="0"/>
          <w:marTop w:val="77"/>
          <w:marBottom w:val="0"/>
          <w:divBdr>
            <w:top w:val="none" w:sz="0" w:space="0" w:color="auto"/>
            <w:left w:val="none" w:sz="0" w:space="0" w:color="auto"/>
            <w:bottom w:val="none" w:sz="0" w:space="0" w:color="auto"/>
            <w:right w:val="none" w:sz="0" w:space="0" w:color="auto"/>
          </w:divBdr>
        </w:div>
        <w:div w:id="359625493">
          <w:marLeft w:val="1166"/>
          <w:marRight w:val="0"/>
          <w:marTop w:val="77"/>
          <w:marBottom w:val="0"/>
          <w:divBdr>
            <w:top w:val="none" w:sz="0" w:space="0" w:color="auto"/>
            <w:left w:val="none" w:sz="0" w:space="0" w:color="auto"/>
            <w:bottom w:val="none" w:sz="0" w:space="0" w:color="auto"/>
            <w:right w:val="none" w:sz="0" w:space="0" w:color="auto"/>
          </w:divBdr>
        </w:div>
        <w:div w:id="220212349">
          <w:marLeft w:val="547"/>
          <w:marRight w:val="0"/>
          <w:marTop w:val="86"/>
          <w:marBottom w:val="0"/>
          <w:divBdr>
            <w:top w:val="none" w:sz="0" w:space="0" w:color="auto"/>
            <w:left w:val="none" w:sz="0" w:space="0" w:color="auto"/>
            <w:bottom w:val="none" w:sz="0" w:space="0" w:color="auto"/>
            <w:right w:val="none" w:sz="0" w:space="0" w:color="auto"/>
          </w:divBdr>
        </w:div>
        <w:div w:id="1904177231">
          <w:marLeft w:val="547"/>
          <w:marRight w:val="0"/>
          <w:marTop w:val="86"/>
          <w:marBottom w:val="0"/>
          <w:divBdr>
            <w:top w:val="none" w:sz="0" w:space="0" w:color="auto"/>
            <w:left w:val="none" w:sz="0" w:space="0" w:color="auto"/>
            <w:bottom w:val="none" w:sz="0" w:space="0" w:color="auto"/>
            <w:right w:val="none" w:sz="0" w:space="0" w:color="auto"/>
          </w:divBdr>
        </w:div>
        <w:div w:id="679353666">
          <w:marLeft w:val="1166"/>
          <w:marRight w:val="0"/>
          <w:marTop w:val="77"/>
          <w:marBottom w:val="0"/>
          <w:divBdr>
            <w:top w:val="none" w:sz="0" w:space="0" w:color="auto"/>
            <w:left w:val="none" w:sz="0" w:space="0" w:color="auto"/>
            <w:bottom w:val="none" w:sz="0" w:space="0" w:color="auto"/>
            <w:right w:val="none" w:sz="0" w:space="0" w:color="auto"/>
          </w:divBdr>
        </w:div>
        <w:div w:id="1043793688">
          <w:marLeft w:val="1166"/>
          <w:marRight w:val="0"/>
          <w:marTop w:val="77"/>
          <w:marBottom w:val="0"/>
          <w:divBdr>
            <w:top w:val="none" w:sz="0" w:space="0" w:color="auto"/>
            <w:left w:val="none" w:sz="0" w:space="0" w:color="auto"/>
            <w:bottom w:val="none" w:sz="0" w:space="0" w:color="auto"/>
            <w:right w:val="none" w:sz="0" w:space="0" w:color="auto"/>
          </w:divBdr>
        </w:div>
      </w:divsChild>
    </w:div>
    <w:div w:id="1013262821">
      <w:bodyDiv w:val="1"/>
      <w:marLeft w:val="0"/>
      <w:marRight w:val="0"/>
      <w:marTop w:val="0"/>
      <w:marBottom w:val="0"/>
      <w:divBdr>
        <w:top w:val="none" w:sz="0" w:space="0" w:color="auto"/>
        <w:left w:val="none" w:sz="0" w:space="0" w:color="auto"/>
        <w:bottom w:val="none" w:sz="0" w:space="0" w:color="auto"/>
        <w:right w:val="none" w:sz="0" w:space="0" w:color="auto"/>
      </w:divBdr>
      <w:divsChild>
        <w:div w:id="1792900642">
          <w:marLeft w:val="547"/>
          <w:marRight w:val="0"/>
          <w:marTop w:val="115"/>
          <w:marBottom w:val="0"/>
          <w:divBdr>
            <w:top w:val="none" w:sz="0" w:space="0" w:color="auto"/>
            <w:left w:val="none" w:sz="0" w:space="0" w:color="auto"/>
            <w:bottom w:val="none" w:sz="0" w:space="0" w:color="auto"/>
            <w:right w:val="none" w:sz="0" w:space="0" w:color="auto"/>
          </w:divBdr>
        </w:div>
        <w:div w:id="954169097">
          <w:marLeft w:val="1166"/>
          <w:marRight w:val="0"/>
          <w:marTop w:val="96"/>
          <w:marBottom w:val="0"/>
          <w:divBdr>
            <w:top w:val="none" w:sz="0" w:space="0" w:color="auto"/>
            <w:left w:val="none" w:sz="0" w:space="0" w:color="auto"/>
            <w:bottom w:val="none" w:sz="0" w:space="0" w:color="auto"/>
            <w:right w:val="none" w:sz="0" w:space="0" w:color="auto"/>
          </w:divBdr>
        </w:div>
        <w:div w:id="1166820926">
          <w:marLeft w:val="547"/>
          <w:marRight w:val="0"/>
          <w:marTop w:val="115"/>
          <w:marBottom w:val="0"/>
          <w:divBdr>
            <w:top w:val="none" w:sz="0" w:space="0" w:color="auto"/>
            <w:left w:val="none" w:sz="0" w:space="0" w:color="auto"/>
            <w:bottom w:val="none" w:sz="0" w:space="0" w:color="auto"/>
            <w:right w:val="none" w:sz="0" w:space="0" w:color="auto"/>
          </w:divBdr>
        </w:div>
        <w:div w:id="864828592">
          <w:marLeft w:val="1166"/>
          <w:marRight w:val="0"/>
          <w:marTop w:val="96"/>
          <w:marBottom w:val="0"/>
          <w:divBdr>
            <w:top w:val="none" w:sz="0" w:space="0" w:color="auto"/>
            <w:left w:val="none" w:sz="0" w:space="0" w:color="auto"/>
            <w:bottom w:val="none" w:sz="0" w:space="0" w:color="auto"/>
            <w:right w:val="none" w:sz="0" w:space="0" w:color="auto"/>
          </w:divBdr>
        </w:div>
        <w:div w:id="1182160081">
          <w:marLeft w:val="1800"/>
          <w:marRight w:val="0"/>
          <w:marTop w:val="115"/>
          <w:marBottom w:val="0"/>
          <w:divBdr>
            <w:top w:val="none" w:sz="0" w:space="0" w:color="auto"/>
            <w:left w:val="none" w:sz="0" w:space="0" w:color="auto"/>
            <w:bottom w:val="none" w:sz="0" w:space="0" w:color="auto"/>
            <w:right w:val="none" w:sz="0" w:space="0" w:color="auto"/>
          </w:divBdr>
        </w:div>
        <w:div w:id="865023479">
          <w:marLeft w:val="1166"/>
          <w:marRight w:val="0"/>
          <w:marTop w:val="96"/>
          <w:marBottom w:val="0"/>
          <w:divBdr>
            <w:top w:val="none" w:sz="0" w:space="0" w:color="auto"/>
            <w:left w:val="none" w:sz="0" w:space="0" w:color="auto"/>
            <w:bottom w:val="none" w:sz="0" w:space="0" w:color="auto"/>
            <w:right w:val="none" w:sz="0" w:space="0" w:color="auto"/>
          </w:divBdr>
        </w:div>
        <w:div w:id="662200889">
          <w:marLeft w:val="547"/>
          <w:marRight w:val="0"/>
          <w:marTop w:val="115"/>
          <w:marBottom w:val="0"/>
          <w:divBdr>
            <w:top w:val="none" w:sz="0" w:space="0" w:color="auto"/>
            <w:left w:val="none" w:sz="0" w:space="0" w:color="auto"/>
            <w:bottom w:val="none" w:sz="0" w:space="0" w:color="auto"/>
            <w:right w:val="none" w:sz="0" w:space="0" w:color="auto"/>
          </w:divBdr>
        </w:div>
      </w:divsChild>
    </w:div>
    <w:div w:id="1021542152">
      <w:bodyDiv w:val="1"/>
      <w:marLeft w:val="0"/>
      <w:marRight w:val="0"/>
      <w:marTop w:val="0"/>
      <w:marBottom w:val="0"/>
      <w:divBdr>
        <w:top w:val="none" w:sz="0" w:space="0" w:color="auto"/>
        <w:left w:val="none" w:sz="0" w:space="0" w:color="auto"/>
        <w:bottom w:val="none" w:sz="0" w:space="0" w:color="auto"/>
        <w:right w:val="none" w:sz="0" w:space="0" w:color="auto"/>
      </w:divBdr>
      <w:divsChild>
        <w:div w:id="942809340">
          <w:marLeft w:val="547"/>
          <w:marRight w:val="0"/>
          <w:marTop w:val="96"/>
          <w:marBottom w:val="0"/>
          <w:divBdr>
            <w:top w:val="none" w:sz="0" w:space="0" w:color="auto"/>
            <w:left w:val="none" w:sz="0" w:space="0" w:color="auto"/>
            <w:bottom w:val="none" w:sz="0" w:space="0" w:color="auto"/>
            <w:right w:val="none" w:sz="0" w:space="0" w:color="auto"/>
          </w:divBdr>
        </w:div>
        <w:div w:id="1609317048">
          <w:marLeft w:val="1166"/>
          <w:marRight w:val="0"/>
          <w:marTop w:val="86"/>
          <w:marBottom w:val="0"/>
          <w:divBdr>
            <w:top w:val="none" w:sz="0" w:space="0" w:color="auto"/>
            <w:left w:val="none" w:sz="0" w:space="0" w:color="auto"/>
            <w:bottom w:val="none" w:sz="0" w:space="0" w:color="auto"/>
            <w:right w:val="none" w:sz="0" w:space="0" w:color="auto"/>
          </w:divBdr>
        </w:div>
        <w:div w:id="730427045">
          <w:marLeft w:val="1166"/>
          <w:marRight w:val="0"/>
          <w:marTop w:val="86"/>
          <w:marBottom w:val="0"/>
          <w:divBdr>
            <w:top w:val="none" w:sz="0" w:space="0" w:color="auto"/>
            <w:left w:val="none" w:sz="0" w:space="0" w:color="auto"/>
            <w:bottom w:val="none" w:sz="0" w:space="0" w:color="auto"/>
            <w:right w:val="none" w:sz="0" w:space="0" w:color="auto"/>
          </w:divBdr>
        </w:div>
        <w:div w:id="927343703">
          <w:marLeft w:val="547"/>
          <w:marRight w:val="0"/>
          <w:marTop w:val="96"/>
          <w:marBottom w:val="0"/>
          <w:divBdr>
            <w:top w:val="none" w:sz="0" w:space="0" w:color="auto"/>
            <w:left w:val="none" w:sz="0" w:space="0" w:color="auto"/>
            <w:bottom w:val="none" w:sz="0" w:space="0" w:color="auto"/>
            <w:right w:val="none" w:sz="0" w:space="0" w:color="auto"/>
          </w:divBdr>
        </w:div>
        <w:div w:id="1422334241">
          <w:marLeft w:val="1166"/>
          <w:marRight w:val="0"/>
          <w:marTop w:val="86"/>
          <w:marBottom w:val="0"/>
          <w:divBdr>
            <w:top w:val="none" w:sz="0" w:space="0" w:color="auto"/>
            <w:left w:val="none" w:sz="0" w:space="0" w:color="auto"/>
            <w:bottom w:val="none" w:sz="0" w:space="0" w:color="auto"/>
            <w:right w:val="none" w:sz="0" w:space="0" w:color="auto"/>
          </w:divBdr>
        </w:div>
        <w:div w:id="1935672606">
          <w:marLeft w:val="1166"/>
          <w:marRight w:val="0"/>
          <w:marTop w:val="86"/>
          <w:marBottom w:val="0"/>
          <w:divBdr>
            <w:top w:val="none" w:sz="0" w:space="0" w:color="auto"/>
            <w:left w:val="none" w:sz="0" w:space="0" w:color="auto"/>
            <w:bottom w:val="none" w:sz="0" w:space="0" w:color="auto"/>
            <w:right w:val="none" w:sz="0" w:space="0" w:color="auto"/>
          </w:divBdr>
        </w:div>
        <w:div w:id="1381246453">
          <w:marLeft w:val="1166"/>
          <w:marRight w:val="0"/>
          <w:marTop w:val="86"/>
          <w:marBottom w:val="0"/>
          <w:divBdr>
            <w:top w:val="none" w:sz="0" w:space="0" w:color="auto"/>
            <w:left w:val="none" w:sz="0" w:space="0" w:color="auto"/>
            <w:bottom w:val="none" w:sz="0" w:space="0" w:color="auto"/>
            <w:right w:val="none" w:sz="0" w:space="0" w:color="auto"/>
          </w:divBdr>
        </w:div>
        <w:div w:id="579870591">
          <w:marLeft w:val="547"/>
          <w:marRight w:val="0"/>
          <w:marTop w:val="96"/>
          <w:marBottom w:val="0"/>
          <w:divBdr>
            <w:top w:val="none" w:sz="0" w:space="0" w:color="auto"/>
            <w:left w:val="none" w:sz="0" w:space="0" w:color="auto"/>
            <w:bottom w:val="none" w:sz="0" w:space="0" w:color="auto"/>
            <w:right w:val="none" w:sz="0" w:space="0" w:color="auto"/>
          </w:divBdr>
        </w:div>
        <w:div w:id="99029632">
          <w:marLeft w:val="1166"/>
          <w:marRight w:val="0"/>
          <w:marTop w:val="86"/>
          <w:marBottom w:val="0"/>
          <w:divBdr>
            <w:top w:val="none" w:sz="0" w:space="0" w:color="auto"/>
            <w:left w:val="none" w:sz="0" w:space="0" w:color="auto"/>
            <w:bottom w:val="none" w:sz="0" w:space="0" w:color="auto"/>
            <w:right w:val="none" w:sz="0" w:space="0" w:color="auto"/>
          </w:divBdr>
        </w:div>
        <w:div w:id="630405019">
          <w:marLeft w:val="1166"/>
          <w:marRight w:val="0"/>
          <w:marTop w:val="86"/>
          <w:marBottom w:val="0"/>
          <w:divBdr>
            <w:top w:val="none" w:sz="0" w:space="0" w:color="auto"/>
            <w:left w:val="none" w:sz="0" w:space="0" w:color="auto"/>
            <w:bottom w:val="none" w:sz="0" w:space="0" w:color="auto"/>
            <w:right w:val="none" w:sz="0" w:space="0" w:color="auto"/>
          </w:divBdr>
        </w:div>
        <w:div w:id="1541670077">
          <w:marLeft w:val="547"/>
          <w:marRight w:val="0"/>
          <w:marTop w:val="96"/>
          <w:marBottom w:val="0"/>
          <w:divBdr>
            <w:top w:val="none" w:sz="0" w:space="0" w:color="auto"/>
            <w:left w:val="none" w:sz="0" w:space="0" w:color="auto"/>
            <w:bottom w:val="none" w:sz="0" w:space="0" w:color="auto"/>
            <w:right w:val="none" w:sz="0" w:space="0" w:color="auto"/>
          </w:divBdr>
        </w:div>
        <w:div w:id="985739914">
          <w:marLeft w:val="1166"/>
          <w:marRight w:val="0"/>
          <w:marTop w:val="86"/>
          <w:marBottom w:val="0"/>
          <w:divBdr>
            <w:top w:val="none" w:sz="0" w:space="0" w:color="auto"/>
            <w:left w:val="none" w:sz="0" w:space="0" w:color="auto"/>
            <w:bottom w:val="none" w:sz="0" w:space="0" w:color="auto"/>
            <w:right w:val="none" w:sz="0" w:space="0" w:color="auto"/>
          </w:divBdr>
        </w:div>
        <w:div w:id="820463477">
          <w:marLeft w:val="547"/>
          <w:marRight w:val="0"/>
          <w:marTop w:val="96"/>
          <w:marBottom w:val="0"/>
          <w:divBdr>
            <w:top w:val="none" w:sz="0" w:space="0" w:color="auto"/>
            <w:left w:val="none" w:sz="0" w:space="0" w:color="auto"/>
            <w:bottom w:val="none" w:sz="0" w:space="0" w:color="auto"/>
            <w:right w:val="none" w:sz="0" w:space="0" w:color="auto"/>
          </w:divBdr>
        </w:div>
        <w:div w:id="832531418">
          <w:marLeft w:val="1166"/>
          <w:marRight w:val="0"/>
          <w:marTop w:val="86"/>
          <w:marBottom w:val="0"/>
          <w:divBdr>
            <w:top w:val="none" w:sz="0" w:space="0" w:color="auto"/>
            <w:left w:val="none" w:sz="0" w:space="0" w:color="auto"/>
            <w:bottom w:val="none" w:sz="0" w:space="0" w:color="auto"/>
            <w:right w:val="none" w:sz="0" w:space="0" w:color="auto"/>
          </w:divBdr>
        </w:div>
      </w:divsChild>
    </w:div>
    <w:div w:id="1189874418">
      <w:bodyDiv w:val="1"/>
      <w:marLeft w:val="0"/>
      <w:marRight w:val="0"/>
      <w:marTop w:val="0"/>
      <w:marBottom w:val="0"/>
      <w:divBdr>
        <w:top w:val="none" w:sz="0" w:space="0" w:color="auto"/>
        <w:left w:val="none" w:sz="0" w:space="0" w:color="auto"/>
        <w:bottom w:val="none" w:sz="0" w:space="0" w:color="auto"/>
        <w:right w:val="none" w:sz="0" w:space="0" w:color="auto"/>
      </w:divBdr>
      <w:divsChild>
        <w:div w:id="759908419">
          <w:marLeft w:val="547"/>
          <w:marRight w:val="0"/>
          <w:marTop w:val="86"/>
          <w:marBottom w:val="0"/>
          <w:divBdr>
            <w:top w:val="none" w:sz="0" w:space="0" w:color="auto"/>
            <w:left w:val="none" w:sz="0" w:space="0" w:color="auto"/>
            <w:bottom w:val="none" w:sz="0" w:space="0" w:color="auto"/>
            <w:right w:val="none" w:sz="0" w:space="0" w:color="auto"/>
          </w:divBdr>
        </w:div>
        <w:div w:id="1543319810">
          <w:marLeft w:val="547"/>
          <w:marRight w:val="0"/>
          <w:marTop w:val="86"/>
          <w:marBottom w:val="0"/>
          <w:divBdr>
            <w:top w:val="none" w:sz="0" w:space="0" w:color="auto"/>
            <w:left w:val="none" w:sz="0" w:space="0" w:color="auto"/>
            <w:bottom w:val="none" w:sz="0" w:space="0" w:color="auto"/>
            <w:right w:val="none" w:sz="0" w:space="0" w:color="auto"/>
          </w:divBdr>
        </w:div>
        <w:div w:id="186061066">
          <w:marLeft w:val="1166"/>
          <w:marRight w:val="0"/>
          <w:marTop w:val="77"/>
          <w:marBottom w:val="0"/>
          <w:divBdr>
            <w:top w:val="none" w:sz="0" w:space="0" w:color="auto"/>
            <w:left w:val="none" w:sz="0" w:space="0" w:color="auto"/>
            <w:bottom w:val="none" w:sz="0" w:space="0" w:color="auto"/>
            <w:right w:val="none" w:sz="0" w:space="0" w:color="auto"/>
          </w:divBdr>
        </w:div>
        <w:div w:id="1958946590">
          <w:marLeft w:val="1166"/>
          <w:marRight w:val="0"/>
          <w:marTop w:val="77"/>
          <w:marBottom w:val="0"/>
          <w:divBdr>
            <w:top w:val="none" w:sz="0" w:space="0" w:color="auto"/>
            <w:left w:val="none" w:sz="0" w:space="0" w:color="auto"/>
            <w:bottom w:val="none" w:sz="0" w:space="0" w:color="auto"/>
            <w:right w:val="none" w:sz="0" w:space="0" w:color="auto"/>
          </w:divBdr>
        </w:div>
        <w:div w:id="1619217100">
          <w:marLeft w:val="547"/>
          <w:marRight w:val="0"/>
          <w:marTop w:val="86"/>
          <w:marBottom w:val="0"/>
          <w:divBdr>
            <w:top w:val="none" w:sz="0" w:space="0" w:color="auto"/>
            <w:left w:val="none" w:sz="0" w:space="0" w:color="auto"/>
            <w:bottom w:val="none" w:sz="0" w:space="0" w:color="auto"/>
            <w:right w:val="none" w:sz="0" w:space="0" w:color="auto"/>
          </w:divBdr>
        </w:div>
        <w:div w:id="1957758754">
          <w:marLeft w:val="1166"/>
          <w:marRight w:val="0"/>
          <w:marTop w:val="77"/>
          <w:marBottom w:val="0"/>
          <w:divBdr>
            <w:top w:val="none" w:sz="0" w:space="0" w:color="auto"/>
            <w:left w:val="none" w:sz="0" w:space="0" w:color="auto"/>
            <w:bottom w:val="none" w:sz="0" w:space="0" w:color="auto"/>
            <w:right w:val="none" w:sz="0" w:space="0" w:color="auto"/>
          </w:divBdr>
        </w:div>
        <w:div w:id="2037657070">
          <w:marLeft w:val="1166"/>
          <w:marRight w:val="0"/>
          <w:marTop w:val="77"/>
          <w:marBottom w:val="0"/>
          <w:divBdr>
            <w:top w:val="none" w:sz="0" w:space="0" w:color="auto"/>
            <w:left w:val="none" w:sz="0" w:space="0" w:color="auto"/>
            <w:bottom w:val="none" w:sz="0" w:space="0" w:color="auto"/>
            <w:right w:val="none" w:sz="0" w:space="0" w:color="auto"/>
          </w:divBdr>
        </w:div>
        <w:div w:id="177546766">
          <w:marLeft w:val="547"/>
          <w:marRight w:val="0"/>
          <w:marTop w:val="86"/>
          <w:marBottom w:val="0"/>
          <w:divBdr>
            <w:top w:val="none" w:sz="0" w:space="0" w:color="auto"/>
            <w:left w:val="none" w:sz="0" w:space="0" w:color="auto"/>
            <w:bottom w:val="none" w:sz="0" w:space="0" w:color="auto"/>
            <w:right w:val="none" w:sz="0" w:space="0" w:color="auto"/>
          </w:divBdr>
        </w:div>
        <w:div w:id="2046757754">
          <w:marLeft w:val="1166"/>
          <w:marRight w:val="0"/>
          <w:marTop w:val="77"/>
          <w:marBottom w:val="0"/>
          <w:divBdr>
            <w:top w:val="none" w:sz="0" w:space="0" w:color="auto"/>
            <w:left w:val="none" w:sz="0" w:space="0" w:color="auto"/>
            <w:bottom w:val="none" w:sz="0" w:space="0" w:color="auto"/>
            <w:right w:val="none" w:sz="0" w:space="0" w:color="auto"/>
          </w:divBdr>
        </w:div>
        <w:div w:id="1650983388">
          <w:marLeft w:val="1166"/>
          <w:marRight w:val="0"/>
          <w:marTop w:val="77"/>
          <w:marBottom w:val="0"/>
          <w:divBdr>
            <w:top w:val="none" w:sz="0" w:space="0" w:color="auto"/>
            <w:left w:val="none" w:sz="0" w:space="0" w:color="auto"/>
            <w:bottom w:val="none" w:sz="0" w:space="0" w:color="auto"/>
            <w:right w:val="none" w:sz="0" w:space="0" w:color="auto"/>
          </w:divBdr>
        </w:div>
        <w:div w:id="1993170989">
          <w:marLeft w:val="1166"/>
          <w:marRight w:val="0"/>
          <w:marTop w:val="77"/>
          <w:marBottom w:val="0"/>
          <w:divBdr>
            <w:top w:val="none" w:sz="0" w:space="0" w:color="auto"/>
            <w:left w:val="none" w:sz="0" w:space="0" w:color="auto"/>
            <w:bottom w:val="none" w:sz="0" w:space="0" w:color="auto"/>
            <w:right w:val="none" w:sz="0" w:space="0" w:color="auto"/>
          </w:divBdr>
        </w:div>
      </w:divsChild>
    </w:div>
    <w:div w:id="1378890580">
      <w:bodyDiv w:val="1"/>
      <w:marLeft w:val="0"/>
      <w:marRight w:val="0"/>
      <w:marTop w:val="0"/>
      <w:marBottom w:val="0"/>
      <w:divBdr>
        <w:top w:val="none" w:sz="0" w:space="0" w:color="auto"/>
        <w:left w:val="none" w:sz="0" w:space="0" w:color="auto"/>
        <w:bottom w:val="none" w:sz="0" w:space="0" w:color="auto"/>
        <w:right w:val="none" w:sz="0" w:space="0" w:color="auto"/>
      </w:divBdr>
    </w:div>
    <w:div w:id="1513376566">
      <w:bodyDiv w:val="1"/>
      <w:marLeft w:val="0"/>
      <w:marRight w:val="0"/>
      <w:marTop w:val="0"/>
      <w:marBottom w:val="0"/>
      <w:divBdr>
        <w:top w:val="none" w:sz="0" w:space="0" w:color="auto"/>
        <w:left w:val="none" w:sz="0" w:space="0" w:color="auto"/>
        <w:bottom w:val="none" w:sz="0" w:space="0" w:color="auto"/>
        <w:right w:val="none" w:sz="0" w:space="0" w:color="auto"/>
      </w:divBdr>
      <w:divsChild>
        <w:div w:id="1862622004">
          <w:marLeft w:val="547"/>
          <w:marRight w:val="0"/>
          <w:marTop w:val="86"/>
          <w:marBottom w:val="0"/>
          <w:divBdr>
            <w:top w:val="none" w:sz="0" w:space="0" w:color="auto"/>
            <w:left w:val="none" w:sz="0" w:space="0" w:color="auto"/>
            <w:bottom w:val="none" w:sz="0" w:space="0" w:color="auto"/>
            <w:right w:val="none" w:sz="0" w:space="0" w:color="auto"/>
          </w:divBdr>
        </w:div>
        <w:div w:id="1016811314">
          <w:marLeft w:val="547"/>
          <w:marRight w:val="0"/>
          <w:marTop w:val="86"/>
          <w:marBottom w:val="0"/>
          <w:divBdr>
            <w:top w:val="none" w:sz="0" w:space="0" w:color="auto"/>
            <w:left w:val="none" w:sz="0" w:space="0" w:color="auto"/>
            <w:bottom w:val="none" w:sz="0" w:space="0" w:color="auto"/>
            <w:right w:val="none" w:sz="0" w:space="0" w:color="auto"/>
          </w:divBdr>
        </w:div>
        <w:div w:id="22679263">
          <w:marLeft w:val="547"/>
          <w:marRight w:val="0"/>
          <w:marTop w:val="86"/>
          <w:marBottom w:val="0"/>
          <w:divBdr>
            <w:top w:val="none" w:sz="0" w:space="0" w:color="auto"/>
            <w:left w:val="none" w:sz="0" w:space="0" w:color="auto"/>
            <w:bottom w:val="none" w:sz="0" w:space="0" w:color="auto"/>
            <w:right w:val="none" w:sz="0" w:space="0" w:color="auto"/>
          </w:divBdr>
        </w:div>
        <w:div w:id="682629825">
          <w:marLeft w:val="1166"/>
          <w:marRight w:val="0"/>
          <w:marTop w:val="77"/>
          <w:marBottom w:val="0"/>
          <w:divBdr>
            <w:top w:val="none" w:sz="0" w:space="0" w:color="auto"/>
            <w:left w:val="none" w:sz="0" w:space="0" w:color="auto"/>
            <w:bottom w:val="none" w:sz="0" w:space="0" w:color="auto"/>
            <w:right w:val="none" w:sz="0" w:space="0" w:color="auto"/>
          </w:divBdr>
        </w:div>
        <w:div w:id="1945184071">
          <w:marLeft w:val="547"/>
          <w:marRight w:val="0"/>
          <w:marTop w:val="86"/>
          <w:marBottom w:val="0"/>
          <w:divBdr>
            <w:top w:val="none" w:sz="0" w:space="0" w:color="auto"/>
            <w:left w:val="none" w:sz="0" w:space="0" w:color="auto"/>
            <w:bottom w:val="none" w:sz="0" w:space="0" w:color="auto"/>
            <w:right w:val="none" w:sz="0" w:space="0" w:color="auto"/>
          </w:divBdr>
        </w:div>
        <w:div w:id="1380544694">
          <w:marLeft w:val="547"/>
          <w:marRight w:val="0"/>
          <w:marTop w:val="86"/>
          <w:marBottom w:val="0"/>
          <w:divBdr>
            <w:top w:val="none" w:sz="0" w:space="0" w:color="auto"/>
            <w:left w:val="none" w:sz="0" w:space="0" w:color="auto"/>
            <w:bottom w:val="none" w:sz="0" w:space="0" w:color="auto"/>
            <w:right w:val="none" w:sz="0" w:space="0" w:color="auto"/>
          </w:divBdr>
        </w:div>
        <w:div w:id="727068587">
          <w:marLeft w:val="547"/>
          <w:marRight w:val="0"/>
          <w:marTop w:val="86"/>
          <w:marBottom w:val="0"/>
          <w:divBdr>
            <w:top w:val="none" w:sz="0" w:space="0" w:color="auto"/>
            <w:left w:val="none" w:sz="0" w:space="0" w:color="auto"/>
            <w:bottom w:val="none" w:sz="0" w:space="0" w:color="auto"/>
            <w:right w:val="none" w:sz="0" w:space="0" w:color="auto"/>
          </w:divBdr>
        </w:div>
        <w:div w:id="1709180967">
          <w:marLeft w:val="547"/>
          <w:marRight w:val="0"/>
          <w:marTop w:val="86"/>
          <w:marBottom w:val="0"/>
          <w:divBdr>
            <w:top w:val="none" w:sz="0" w:space="0" w:color="auto"/>
            <w:left w:val="none" w:sz="0" w:space="0" w:color="auto"/>
            <w:bottom w:val="none" w:sz="0" w:space="0" w:color="auto"/>
            <w:right w:val="none" w:sz="0" w:space="0" w:color="auto"/>
          </w:divBdr>
        </w:div>
        <w:div w:id="19933769">
          <w:marLeft w:val="547"/>
          <w:marRight w:val="0"/>
          <w:marTop w:val="86"/>
          <w:marBottom w:val="0"/>
          <w:divBdr>
            <w:top w:val="none" w:sz="0" w:space="0" w:color="auto"/>
            <w:left w:val="none" w:sz="0" w:space="0" w:color="auto"/>
            <w:bottom w:val="none" w:sz="0" w:space="0" w:color="auto"/>
            <w:right w:val="none" w:sz="0" w:space="0" w:color="auto"/>
          </w:divBdr>
        </w:div>
        <w:div w:id="89858893">
          <w:marLeft w:val="1166"/>
          <w:marRight w:val="0"/>
          <w:marTop w:val="77"/>
          <w:marBottom w:val="0"/>
          <w:divBdr>
            <w:top w:val="none" w:sz="0" w:space="0" w:color="auto"/>
            <w:left w:val="none" w:sz="0" w:space="0" w:color="auto"/>
            <w:bottom w:val="none" w:sz="0" w:space="0" w:color="auto"/>
            <w:right w:val="none" w:sz="0" w:space="0" w:color="auto"/>
          </w:divBdr>
        </w:div>
        <w:div w:id="1042246460">
          <w:marLeft w:val="1166"/>
          <w:marRight w:val="0"/>
          <w:marTop w:val="77"/>
          <w:marBottom w:val="0"/>
          <w:divBdr>
            <w:top w:val="none" w:sz="0" w:space="0" w:color="auto"/>
            <w:left w:val="none" w:sz="0" w:space="0" w:color="auto"/>
            <w:bottom w:val="none" w:sz="0" w:space="0" w:color="auto"/>
            <w:right w:val="none" w:sz="0" w:space="0" w:color="auto"/>
          </w:divBdr>
        </w:div>
        <w:div w:id="460615642">
          <w:marLeft w:val="1166"/>
          <w:marRight w:val="0"/>
          <w:marTop w:val="77"/>
          <w:marBottom w:val="0"/>
          <w:divBdr>
            <w:top w:val="none" w:sz="0" w:space="0" w:color="auto"/>
            <w:left w:val="none" w:sz="0" w:space="0" w:color="auto"/>
            <w:bottom w:val="none" w:sz="0" w:space="0" w:color="auto"/>
            <w:right w:val="none" w:sz="0" w:space="0" w:color="auto"/>
          </w:divBdr>
        </w:div>
        <w:div w:id="1100490894">
          <w:marLeft w:val="547"/>
          <w:marRight w:val="0"/>
          <w:marTop w:val="86"/>
          <w:marBottom w:val="0"/>
          <w:divBdr>
            <w:top w:val="none" w:sz="0" w:space="0" w:color="auto"/>
            <w:left w:val="none" w:sz="0" w:space="0" w:color="auto"/>
            <w:bottom w:val="none" w:sz="0" w:space="0" w:color="auto"/>
            <w:right w:val="none" w:sz="0" w:space="0" w:color="auto"/>
          </w:divBdr>
        </w:div>
        <w:div w:id="1299262765">
          <w:marLeft w:val="1166"/>
          <w:marRight w:val="0"/>
          <w:marTop w:val="77"/>
          <w:marBottom w:val="0"/>
          <w:divBdr>
            <w:top w:val="none" w:sz="0" w:space="0" w:color="auto"/>
            <w:left w:val="none" w:sz="0" w:space="0" w:color="auto"/>
            <w:bottom w:val="none" w:sz="0" w:space="0" w:color="auto"/>
            <w:right w:val="none" w:sz="0" w:space="0" w:color="auto"/>
          </w:divBdr>
        </w:div>
        <w:div w:id="228922757">
          <w:marLeft w:val="1166"/>
          <w:marRight w:val="0"/>
          <w:marTop w:val="77"/>
          <w:marBottom w:val="0"/>
          <w:divBdr>
            <w:top w:val="none" w:sz="0" w:space="0" w:color="auto"/>
            <w:left w:val="none" w:sz="0" w:space="0" w:color="auto"/>
            <w:bottom w:val="none" w:sz="0" w:space="0" w:color="auto"/>
            <w:right w:val="none" w:sz="0" w:space="0" w:color="auto"/>
          </w:divBdr>
        </w:div>
        <w:div w:id="2022388728">
          <w:marLeft w:val="547"/>
          <w:marRight w:val="0"/>
          <w:marTop w:val="86"/>
          <w:marBottom w:val="0"/>
          <w:divBdr>
            <w:top w:val="none" w:sz="0" w:space="0" w:color="auto"/>
            <w:left w:val="none" w:sz="0" w:space="0" w:color="auto"/>
            <w:bottom w:val="none" w:sz="0" w:space="0" w:color="auto"/>
            <w:right w:val="none" w:sz="0" w:space="0" w:color="auto"/>
          </w:divBdr>
        </w:div>
      </w:divsChild>
    </w:div>
    <w:div w:id="1535069844">
      <w:bodyDiv w:val="1"/>
      <w:marLeft w:val="0"/>
      <w:marRight w:val="0"/>
      <w:marTop w:val="0"/>
      <w:marBottom w:val="0"/>
      <w:divBdr>
        <w:top w:val="none" w:sz="0" w:space="0" w:color="auto"/>
        <w:left w:val="none" w:sz="0" w:space="0" w:color="auto"/>
        <w:bottom w:val="none" w:sz="0" w:space="0" w:color="auto"/>
        <w:right w:val="none" w:sz="0" w:space="0" w:color="auto"/>
      </w:divBdr>
      <w:divsChild>
        <w:div w:id="514929916">
          <w:marLeft w:val="547"/>
          <w:marRight w:val="0"/>
          <w:marTop w:val="86"/>
          <w:marBottom w:val="0"/>
          <w:divBdr>
            <w:top w:val="none" w:sz="0" w:space="0" w:color="auto"/>
            <w:left w:val="none" w:sz="0" w:space="0" w:color="auto"/>
            <w:bottom w:val="none" w:sz="0" w:space="0" w:color="auto"/>
            <w:right w:val="none" w:sz="0" w:space="0" w:color="auto"/>
          </w:divBdr>
        </w:div>
        <w:div w:id="706295306">
          <w:marLeft w:val="547"/>
          <w:marRight w:val="0"/>
          <w:marTop w:val="86"/>
          <w:marBottom w:val="0"/>
          <w:divBdr>
            <w:top w:val="none" w:sz="0" w:space="0" w:color="auto"/>
            <w:left w:val="none" w:sz="0" w:space="0" w:color="auto"/>
            <w:bottom w:val="none" w:sz="0" w:space="0" w:color="auto"/>
            <w:right w:val="none" w:sz="0" w:space="0" w:color="auto"/>
          </w:divBdr>
        </w:div>
        <w:div w:id="1928881335">
          <w:marLeft w:val="547"/>
          <w:marRight w:val="0"/>
          <w:marTop w:val="86"/>
          <w:marBottom w:val="0"/>
          <w:divBdr>
            <w:top w:val="none" w:sz="0" w:space="0" w:color="auto"/>
            <w:left w:val="none" w:sz="0" w:space="0" w:color="auto"/>
            <w:bottom w:val="none" w:sz="0" w:space="0" w:color="auto"/>
            <w:right w:val="none" w:sz="0" w:space="0" w:color="auto"/>
          </w:divBdr>
        </w:div>
        <w:div w:id="1532497363">
          <w:marLeft w:val="1166"/>
          <w:marRight w:val="0"/>
          <w:marTop w:val="77"/>
          <w:marBottom w:val="0"/>
          <w:divBdr>
            <w:top w:val="none" w:sz="0" w:space="0" w:color="auto"/>
            <w:left w:val="none" w:sz="0" w:space="0" w:color="auto"/>
            <w:bottom w:val="none" w:sz="0" w:space="0" w:color="auto"/>
            <w:right w:val="none" w:sz="0" w:space="0" w:color="auto"/>
          </w:divBdr>
        </w:div>
        <w:div w:id="306667963">
          <w:marLeft w:val="547"/>
          <w:marRight w:val="0"/>
          <w:marTop w:val="86"/>
          <w:marBottom w:val="0"/>
          <w:divBdr>
            <w:top w:val="none" w:sz="0" w:space="0" w:color="auto"/>
            <w:left w:val="none" w:sz="0" w:space="0" w:color="auto"/>
            <w:bottom w:val="none" w:sz="0" w:space="0" w:color="auto"/>
            <w:right w:val="none" w:sz="0" w:space="0" w:color="auto"/>
          </w:divBdr>
        </w:div>
        <w:div w:id="780801801">
          <w:marLeft w:val="547"/>
          <w:marRight w:val="0"/>
          <w:marTop w:val="86"/>
          <w:marBottom w:val="0"/>
          <w:divBdr>
            <w:top w:val="none" w:sz="0" w:space="0" w:color="auto"/>
            <w:left w:val="none" w:sz="0" w:space="0" w:color="auto"/>
            <w:bottom w:val="none" w:sz="0" w:space="0" w:color="auto"/>
            <w:right w:val="none" w:sz="0" w:space="0" w:color="auto"/>
          </w:divBdr>
        </w:div>
        <w:div w:id="1889607958">
          <w:marLeft w:val="547"/>
          <w:marRight w:val="0"/>
          <w:marTop w:val="86"/>
          <w:marBottom w:val="0"/>
          <w:divBdr>
            <w:top w:val="none" w:sz="0" w:space="0" w:color="auto"/>
            <w:left w:val="none" w:sz="0" w:space="0" w:color="auto"/>
            <w:bottom w:val="none" w:sz="0" w:space="0" w:color="auto"/>
            <w:right w:val="none" w:sz="0" w:space="0" w:color="auto"/>
          </w:divBdr>
        </w:div>
        <w:div w:id="1348095199">
          <w:marLeft w:val="547"/>
          <w:marRight w:val="0"/>
          <w:marTop w:val="86"/>
          <w:marBottom w:val="0"/>
          <w:divBdr>
            <w:top w:val="none" w:sz="0" w:space="0" w:color="auto"/>
            <w:left w:val="none" w:sz="0" w:space="0" w:color="auto"/>
            <w:bottom w:val="none" w:sz="0" w:space="0" w:color="auto"/>
            <w:right w:val="none" w:sz="0" w:space="0" w:color="auto"/>
          </w:divBdr>
        </w:div>
        <w:div w:id="897857391">
          <w:marLeft w:val="547"/>
          <w:marRight w:val="0"/>
          <w:marTop w:val="86"/>
          <w:marBottom w:val="0"/>
          <w:divBdr>
            <w:top w:val="none" w:sz="0" w:space="0" w:color="auto"/>
            <w:left w:val="none" w:sz="0" w:space="0" w:color="auto"/>
            <w:bottom w:val="none" w:sz="0" w:space="0" w:color="auto"/>
            <w:right w:val="none" w:sz="0" w:space="0" w:color="auto"/>
          </w:divBdr>
        </w:div>
        <w:div w:id="858929775">
          <w:marLeft w:val="1166"/>
          <w:marRight w:val="0"/>
          <w:marTop w:val="77"/>
          <w:marBottom w:val="0"/>
          <w:divBdr>
            <w:top w:val="none" w:sz="0" w:space="0" w:color="auto"/>
            <w:left w:val="none" w:sz="0" w:space="0" w:color="auto"/>
            <w:bottom w:val="none" w:sz="0" w:space="0" w:color="auto"/>
            <w:right w:val="none" w:sz="0" w:space="0" w:color="auto"/>
          </w:divBdr>
        </w:div>
        <w:div w:id="1200970718">
          <w:marLeft w:val="1166"/>
          <w:marRight w:val="0"/>
          <w:marTop w:val="77"/>
          <w:marBottom w:val="0"/>
          <w:divBdr>
            <w:top w:val="none" w:sz="0" w:space="0" w:color="auto"/>
            <w:left w:val="none" w:sz="0" w:space="0" w:color="auto"/>
            <w:bottom w:val="none" w:sz="0" w:space="0" w:color="auto"/>
            <w:right w:val="none" w:sz="0" w:space="0" w:color="auto"/>
          </w:divBdr>
        </w:div>
        <w:div w:id="1542085403">
          <w:marLeft w:val="1166"/>
          <w:marRight w:val="0"/>
          <w:marTop w:val="77"/>
          <w:marBottom w:val="0"/>
          <w:divBdr>
            <w:top w:val="none" w:sz="0" w:space="0" w:color="auto"/>
            <w:left w:val="none" w:sz="0" w:space="0" w:color="auto"/>
            <w:bottom w:val="none" w:sz="0" w:space="0" w:color="auto"/>
            <w:right w:val="none" w:sz="0" w:space="0" w:color="auto"/>
          </w:divBdr>
        </w:div>
        <w:div w:id="559099148">
          <w:marLeft w:val="547"/>
          <w:marRight w:val="0"/>
          <w:marTop w:val="86"/>
          <w:marBottom w:val="0"/>
          <w:divBdr>
            <w:top w:val="none" w:sz="0" w:space="0" w:color="auto"/>
            <w:left w:val="none" w:sz="0" w:space="0" w:color="auto"/>
            <w:bottom w:val="none" w:sz="0" w:space="0" w:color="auto"/>
            <w:right w:val="none" w:sz="0" w:space="0" w:color="auto"/>
          </w:divBdr>
        </w:div>
        <w:div w:id="911087629">
          <w:marLeft w:val="1166"/>
          <w:marRight w:val="0"/>
          <w:marTop w:val="77"/>
          <w:marBottom w:val="0"/>
          <w:divBdr>
            <w:top w:val="none" w:sz="0" w:space="0" w:color="auto"/>
            <w:left w:val="none" w:sz="0" w:space="0" w:color="auto"/>
            <w:bottom w:val="none" w:sz="0" w:space="0" w:color="auto"/>
            <w:right w:val="none" w:sz="0" w:space="0" w:color="auto"/>
          </w:divBdr>
        </w:div>
        <w:div w:id="358555615">
          <w:marLeft w:val="1166"/>
          <w:marRight w:val="0"/>
          <w:marTop w:val="77"/>
          <w:marBottom w:val="0"/>
          <w:divBdr>
            <w:top w:val="none" w:sz="0" w:space="0" w:color="auto"/>
            <w:left w:val="none" w:sz="0" w:space="0" w:color="auto"/>
            <w:bottom w:val="none" w:sz="0" w:space="0" w:color="auto"/>
            <w:right w:val="none" w:sz="0" w:space="0" w:color="auto"/>
          </w:divBdr>
        </w:div>
        <w:div w:id="1072385372">
          <w:marLeft w:val="547"/>
          <w:marRight w:val="0"/>
          <w:marTop w:val="86"/>
          <w:marBottom w:val="0"/>
          <w:divBdr>
            <w:top w:val="none" w:sz="0" w:space="0" w:color="auto"/>
            <w:left w:val="none" w:sz="0" w:space="0" w:color="auto"/>
            <w:bottom w:val="none" w:sz="0" w:space="0" w:color="auto"/>
            <w:right w:val="none" w:sz="0" w:space="0" w:color="auto"/>
          </w:divBdr>
        </w:div>
      </w:divsChild>
    </w:div>
    <w:div w:id="1690521629">
      <w:bodyDiv w:val="1"/>
      <w:marLeft w:val="0"/>
      <w:marRight w:val="0"/>
      <w:marTop w:val="0"/>
      <w:marBottom w:val="0"/>
      <w:divBdr>
        <w:top w:val="none" w:sz="0" w:space="0" w:color="auto"/>
        <w:left w:val="none" w:sz="0" w:space="0" w:color="auto"/>
        <w:bottom w:val="none" w:sz="0" w:space="0" w:color="auto"/>
        <w:right w:val="none" w:sz="0" w:space="0" w:color="auto"/>
      </w:divBdr>
      <w:divsChild>
        <w:div w:id="323627365">
          <w:marLeft w:val="547"/>
          <w:marRight w:val="0"/>
          <w:marTop w:val="115"/>
          <w:marBottom w:val="0"/>
          <w:divBdr>
            <w:top w:val="none" w:sz="0" w:space="0" w:color="auto"/>
            <w:left w:val="none" w:sz="0" w:space="0" w:color="auto"/>
            <w:bottom w:val="none" w:sz="0" w:space="0" w:color="auto"/>
            <w:right w:val="none" w:sz="0" w:space="0" w:color="auto"/>
          </w:divBdr>
        </w:div>
        <w:div w:id="1372654331">
          <w:marLeft w:val="547"/>
          <w:marRight w:val="0"/>
          <w:marTop w:val="115"/>
          <w:marBottom w:val="0"/>
          <w:divBdr>
            <w:top w:val="none" w:sz="0" w:space="0" w:color="auto"/>
            <w:left w:val="none" w:sz="0" w:space="0" w:color="auto"/>
            <w:bottom w:val="none" w:sz="0" w:space="0" w:color="auto"/>
            <w:right w:val="none" w:sz="0" w:space="0" w:color="auto"/>
          </w:divBdr>
        </w:div>
        <w:div w:id="2118478918">
          <w:marLeft w:val="547"/>
          <w:marRight w:val="0"/>
          <w:marTop w:val="115"/>
          <w:marBottom w:val="0"/>
          <w:divBdr>
            <w:top w:val="none" w:sz="0" w:space="0" w:color="auto"/>
            <w:left w:val="none" w:sz="0" w:space="0" w:color="auto"/>
            <w:bottom w:val="none" w:sz="0" w:space="0" w:color="auto"/>
            <w:right w:val="none" w:sz="0" w:space="0" w:color="auto"/>
          </w:divBdr>
        </w:div>
        <w:div w:id="1953630145">
          <w:marLeft w:val="547"/>
          <w:marRight w:val="0"/>
          <w:marTop w:val="115"/>
          <w:marBottom w:val="0"/>
          <w:divBdr>
            <w:top w:val="none" w:sz="0" w:space="0" w:color="auto"/>
            <w:left w:val="none" w:sz="0" w:space="0" w:color="auto"/>
            <w:bottom w:val="none" w:sz="0" w:space="0" w:color="auto"/>
            <w:right w:val="none" w:sz="0" w:space="0" w:color="auto"/>
          </w:divBdr>
        </w:div>
        <w:div w:id="736588579">
          <w:marLeft w:val="547"/>
          <w:marRight w:val="0"/>
          <w:marTop w:val="115"/>
          <w:marBottom w:val="0"/>
          <w:divBdr>
            <w:top w:val="none" w:sz="0" w:space="0" w:color="auto"/>
            <w:left w:val="none" w:sz="0" w:space="0" w:color="auto"/>
            <w:bottom w:val="none" w:sz="0" w:space="0" w:color="auto"/>
            <w:right w:val="none" w:sz="0" w:space="0" w:color="auto"/>
          </w:divBdr>
        </w:div>
        <w:div w:id="234900171">
          <w:marLeft w:val="1166"/>
          <w:marRight w:val="0"/>
          <w:marTop w:val="96"/>
          <w:marBottom w:val="0"/>
          <w:divBdr>
            <w:top w:val="none" w:sz="0" w:space="0" w:color="auto"/>
            <w:left w:val="none" w:sz="0" w:space="0" w:color="auto"/>
            <w:bottom w:val="none" w:sz="0" w:space="0" w:color="auto"/>
            <w:right w:val="none" w:sz="0" w:space="0" w:color="auto"/>
          </w:divBdr>
        </w:div>
        <w:div w:id="1480145514">
          <w:marLeft w:val="1166"/>
          <w:marRight w:val="0"/>
          <w:marTop w:val="96"/>
          <w:marBottom w:val="0"/>
          <w:divBdr>
            <w:top w:val="none" w:sz="0" w:space="0" w:color="auto"/>
            <w:left w:val="none" w:sz="0" w:space="0" w:color="auto"/>
            <w:bottom w:val="none" w:sz="0" w:space="0" w:color="auto"/>
            <w:right w:val="none" w:sz="0" w:space="0" w:color="auto"/>
          </w:divBdr>
        </w:div>
        <w:div w:id="401873979">
          <w:marLeft w:val="1166"/>
          <w:marRight w:val="0"/>
          <w:marTop w:val="96"/>
          <w:marBottom w:val="0"/>
          <w:divBdr>
            <w:top w:val="none" w:sz="0" w:space="0" w:color="auto"/>
            <w:left w:val="none" w:sz="0" w:space="0" w:color="auto"/>
            <w:bottom w:val="none" w:sz="0" w:space="0" w:color="auto"/>
            <w:right w:val="none" w:sz="0" w:space="0" w:color="auto"/>
          </w:divBdr>
        </w:div>
        <w:div w:id="1843084064">
          <w:marLeft w:val="1166"/>
          <w:marRight w:val="0"/>
          <w:marTop w:val="96"/>
          <w:marBottom w:val="0"/>
          <w:divBdr>
            <w:top w:val="none" w:sz="0" w:space="0" w:color="auto"/>
            <w:left w:val="none" w:sz="0" w:space="0" w:color="auto"/>
            <w:bottom w:val="none" w:sz="0" w:space="0" w:color="auto"/>
            <w:right w:val="none" w:sz="0" w:space="0" w:color="auto"/>
          </w:divBdr>
        </w:div>
      </w:divsChild>
    </w:div>
    <w:div w:id="1931232200">
      <w:bodyDiv w:val="1"/>
      <w:marLeft w:val="0"/>
      <w:marRight w:val="0"/>
      <w:marTop w:val="0"/>
      <w:marBottom w:val="0"/>
      <w:divBdr>
        <w:top w:val="none" w:sz="0" w:space="0" w:color="auto"/>
        <w:left w:val="none" w:sz="0" w:space="0" w:color="auto"/>
        <w:bottom w:val="none" w:sz="0" w:space="0" w:color="auto"/>
        <w:right w:val="none" w:sz="0" w:space="0" w:color="auto"/>
      </w:divBdr>
      <w:divsChild>
        <w:div w:id="127742985">
          <w:marLeft w:val="547"/>
          <w:marRight w:val="0"/>
          <w:marTop w:val="115"/>
          <w:marBottom w:val="0"/>
          <w:divBdr>
            <w:top w:val="none" w:sz="0" w:space="0" w:color="auto"/>
            <w:left w:val="none" w:sz="0" w:space="0" w:color="auto"/>
            <w:bottom w:val="none" w:sz="0" w:space="0" w:color="auto"/>
            <w:right w:val="none" w:sz="0" w:space="0" w:color="auto"/>
          </w:divBdr>
        </w:div>
        <w:div w:id="865485750">
          <w:marLeft w:val="1166"/>
          <w:marRight w:val="0"/>
          <w:marTop w:val="96"/>
          <w:marBottom w:val="0"/>
          <w:divBdr>
            <w:top w:val="none" w:sz="0" w:space="0" w:color="auto"/>
            <w:left w:val="none" w:sz="0" w:space="0" w:color="auto"/>
            <w:bottom w:val="none" w:sz="0" w:space="0" w:color="auto"/>
            <w:right w:val="none" w:sz="0" w:space="0" w:color="auto"/>
          </w:divBdr>
        </w:div>
        <w:div w:id="1347712964">
          <w:marLeft w:val="1166"/>
          <w:marRight w:val="0"/>
          <w:marTop w:val="96"/>
          <w:marBottom w:val="0"/>
          <w:divBdr>
            <w:top w:val="none" w:sz="0" w:space="0" w:color="auto"/>
            <w:left w:val="none" w:sz="0" w:space="0" w:color="auto"/>
            <w:bottom w:val="none" w:sz="0" w:space="0" w:color="auto"/>
            <w:right w:val="none" w:sz="0" w:space="0" w:color="auto"/>
          </w:divBdr>
        </w:div>
        <w:div w:id="1773434432">
          <w:marLeft w:val="547"/>
          <w:marRight w:val="0"/>
          <w:marTop w:val="115"/>
          <w:marBottom w:val="0"/>
          <w:divBdr>
            <w:top w:val="none" w:sz="0" w:space="0" w:color="auto"/>
            <w:left w:val="none" w:sz="0" w:space="0" w:color="auto"/>
            <w:bottom w:val="none" w:sz="0" w:space="0" w:color="auto"/>
            <w:right w:val="none" w:sz="0" w:space="0" w:color="auto"/>
          </w:divBdr>
        </w:div>
        <w:div w:id="76680281">
          <w:marLeft w:val="1166"/>
          <w:marRight w:val="0"/>
          <w:marTop w:val="96"/>
          <w:marBottom w:val="0"/>
          <w:divBdr>
            <w:top w:val="none" w:sz="0" w:space="0" w:color="auto"/>
            <w:left w:val="none" w:sz="0" w:space="0" w:color="auto"/>
            <w:bottom w:val="none" w:sz="0" w:space="0" w:color="auto"/>
            <w:right w:val="none" w:sz="0" w:space="0" w:color="auto"/>
          </w:divBdr>
        </w:div>
        <w:div w:id="2007782280">
          <w:marLeft w:val="1166"/>
          <w:marRight w:val="0"/>
          <w:marTop w:val="96"/>
          <w:marBottom w:val="0"/>
          <w:divBdr>
            <w:top w:val="none" w:sz="0" w:space="0" w:color="auto"/>
            <w:left w:val="none" w:sz="0" w:space="0" w:color="auto"/>
            <w:bottom w:val="none" w:sz="0" w:space="0" w:color="auto"/>
            <w:right w:val="none" w:sz="0" w:space="0" w:color="auto"/>
          </w:divBdr>
        </w:div>
        <w:div w:id="1699309813">
          <w:marLeft w:val="547"/>
          <w:marRight w:val="0"/>
          <w:marTop w:val="115"/>
          <w:marBottom w:val="0"/>
          <w:divBdr>
            <w:top w:val="none" w:sz="0" w:space="0" w:color="auto"/>
            <w:left w:val="none" w:sz="0" w:space="0" w:color="auto"/>
            <w:bottom w:val="none" w:sz="0" w:space="0" w:color="auto"/>
            <w:right w:val="none" w:sz="0" w:space="0" w:color="auto"/>
          </w:divBdr>
        </w:div>
        <w:div w:id="2020111638">
          <w:marLeft w:val="547"/>
          <w:marRight w:val="0"/>
          <w:marTop w:val="115"/>
          <w:marBottom w:val="0"/>
          <w:divBdr>
            <w:top w:val="none" w:sz="0" w:space="0" w:color="auto"/>
            <w:left w:val="none" w:sz="0" w:space="0" w:color="auto"/>
            <w:bottom w:val="none" w:sz="0" w:space="0" w:color="auto"/>
            <w:right w:val="none" w:sz="0" w:space="0" w:color="auto"/>
          </w:divBdr>
        </w:div>
        <w:div w:id="1169446547">
          <w:marLeft w:val="1166"/>
          <w:marRight w:val="0"/>
          <w:marTop w:val="96"/>
          <w:marBottom w:val="0"/>
          <w:divBdr>
            <w:top w:val="none" w:sz="0" w:space="0" w:color="auto"/>
            <w:left w:val="none" w:sz="0" w:space="0" w:color="auto"/>
            <w:bottom w:val="none" w:sz="0" w:space="0" w:color="auto"/>
            <w:right w:val="none" w:sz="0" w:space="0" w:color="auto"/>
          </w:divBdr>
        </w:div>
        <w:div w:id="2067754663">
          <w:marLeft w:val="1166"/>
          <w:marRight w:val="0"/>
          <w:marTop w:val="96"/>
          <w:marBottom w:val="0"/>
          <w:divBdr>
            <w:top w:val="none" w:sz="0" w:space="0" w:color="auto"/>
            <w:left w:val="none" w:sz="0" w:space="0" w:color="auto"/>
            <w:bottom w:val="none" w:sz="0" w:space="0" w:color="auto"/>
            <w:right w:val="none" w:sz="0" w:space="0" w:color="auto"/>
          </w:divBdr>
        </w:div>
        <w:div w:id="1190072563">
          <w:marLeft w:val="1166"/>
          <w:marRight w:val="0"/>
          <w:marTop w:val="96"/>
          <w:marBottom w:val="0"/>
          <w:divBdr>
            <w:top w:val="none" w:sz="0" w:space="0" w:color="auto"/>
            <w:left w:val="none" w:sz="0" w:space="0" w:color="auto"/>
            <w:bottom w:val="none" w:sz="0" w:space="0" w:color="auto"/>
            <w:right w:val="none" w:sz="0" w:space="0" w:color="auto"/>
          </w:divBdr>
        </w:div>
        <w:div w:id="848375751">
          <w:marLeft w:val="1800"/>
          <w:marRight w:val="0"/>
          <w:marTop w:val="115"/>
          <w:marBottom w:val="0"/>
          <w:divBdr>
            <w:top w:val="none" w:sz="0" w:space="0" w:color="auto"/>
            <w:left w:val="none" w:sz="0" w:space="0" w:color="auto"/>
            <w:bottom w:val="none" w:sz="0" w:space="0" w:color="auto"/>
            <w:right w:val="none" w:sz="0" w:space="0" w:color="auto"/>
          </w:divBdr>
        </w:div>
      </w:divsChild>
    </w:div>
    <w:div w:id="2033651999">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3">
          <w:marLeft w:val="547"/>
          <w:marRight w:val="0"/>
          <w:marTop w:val="96"/>
          <w:marBottom w:val="0"/>
          <w:divBdr>
            <w:top w:val="none" w:sz="0" w:space="0" w:color="auto"/>
            <w:left w:val="none" w:sz="0" w:space="0" w:color="auto"/>
            <w:bottom w:val="none" w:sz="0" w:space="0" w:color="auto"/>
            <w:right w:val="none" w:sz="0" w:space="0" w:color="auto"/>
          </w:divBdr>
        </w:div>
        <w:div w:id="151988838">
          <w:marLeft w:val="1166"/>
          <w:marRight w:val="0"/>
          <w:marTop w:val="86"/>
          <w:marBottom w:val="0"/>
          <w:divBdr>
            <w:top w:val="none" w:sz="0" w:space="0" w:color="auto"/>
            <w:left w:val="none" w:sz="0" w:space="0" w:color="auto"/>
            <w:bottom w:val="none" w:sz="0" w:space="0" w:color="auto"/>
            <w:right w:val="none" w:sz="0" w:space="0" w:color="auto"/>
          </w:divBdr>
        </w:div>
        <w:div w:id="1994141983">
          <w:marLeft w:val="547"/>
          <w:marRight w:val="0"/>
          <w:marTop w:val="96"/>
          <w:marBottom w:val="0"/>
          <w:divBdr>
            <w:top w:val="none" w:sz="0" w:space="0" w:color="auto"/>
            <w:left w:val="none" w:sz="0" w:space="0" w:color="auto"/>
            <w:bottom w:val="none" w:sz="0" w:space="0" w:color="auto"/>
            <w:right w:val="none" w:sz="0" w:space="0" w:color="auto"/>
          </w:divBdr>
        </w:div>
        <w:div w:id="414208579">
          <w:marLeft w:val="547"/>
          <w:marRight w:val="0"/>
          <w:marTop w:val="96"/>
          <w:marBottom w:val="0"/>
          <w:divBdr>
            <w:top w:val="none" w:sz="0" w:space="0" w:color="auto"/>
            <w:left w:val="none" w:sz="0" w:space="0" w:color="auto"/>
            <w:bottom w:val="none" w:sz="0" w:space="0" w:color="auto"/>
            <w:right w:val="none" w:sz="0" w:space="0" w:color="auto"/>
          </w:divBdr>
        </w:div>
        <w:div w:id="98918108">
          <w:marLeft w:val="547"/>
          <w:marRight w:val="0"/>
          <w:marTop w:val="96"/>
          <w:marBottom w:val="0"/>
          <w:divBdr>
            <w:top w:val="none" w:sz="0" w:space="0" w:color="auto"/>
            <w:left w:val="none" w:sz="0" w:space="0" w:color="auto"/>
            <w:bottom w:val="none" w:sz="0" w:space="0" w:color="auto"/>
            <w:right w:val="none" w:sz="0" w:space="0" w:color="auto"/>
          </w:divBdr>
        </w:div>
        <w:div w:id="202404771">
          <w:marLeft w:val="547"/>
          <w:marRight w:val="0"/>
          <w:marTop w:val="96"/>
          <w:marBottom w:val="0"/>
          <w:divBdr>
            <w:top w:val="none" w:sz="0" w:space="0" w:color="auto"/>
            <w:left w:val="none" w:sz="0" w:space="0" w:color="auto"/>
            <w:bottom w:val="none" w:sz="0" w:space="0" w:color="auto"/>
            <w:right w:val="none" w:sz="0" w:space="0" w:color="auto"/>
          </w:divBdr>
        </w:div>
        <w:div w:id="298152717">
          <w:marLeft w:val="547"/>
          <w:marRight w:val="0"/>
          <w:marTop w:val="96"/>
          <w:marBottom w:val="0"/>
          <w:divBdr>
            <w:top w:val="none" w:sz="0" w:space="0" w:color="auto"/>
            <w:left w:val="none" w:sz="0" w:space="0" w:color="auto"/>
            <w:bottom w:val="none" w:sz="0" w:space="0" w:color="auto"/>
            <w:right w:val="none" w:sz="0" w:space="0" w:color="auto"/>
          </w:divBdr>
        </w:div>
        <w:div w:id="1430471963">
          <w:marLeft w:val="1166"/>
          <w:marRight w:val="0"/>
          <w:marTop w:val="86"/>
          <w:marBottom w:val="0"/>
          <w:divBdr>
            <w:top w:val="none" w:sz="0" w:space="0" w:color="auto"/>
            <w:left w:val="none" w:sz="0" w:space="0" w:color="auto"/>
            <w:bottom w:val="none" w:sz="0" w:space="0" w:color="auto"/>
            <w:right w:val="none" w:sz="0" w:space="0" w:color="auto"/>
          </w:divBdr>
        </w:div>
        <w:div w:id="1075128774">
          <w:marLeft w:val="547"/>
          <w:marRight w:val="0"/>
          <w:marTop w:val="96"/>
          <w:marBottom w:val="0"/>
          <w:divBdr>
            <w:top w:val="none" w:sz="0" w:space="0" w:color="auto"/>
            <w:left w:val="none" w:sz="0" w:space="0" w:color="auto"/>
            <w:bottom w:val="none" w:sz="0" w:space="0" w:color="auto"/>
            <w:right w:val="none" w:sz="0" w:space="0" w:color="auto"/>
          </w:divBdr>
        </w:div>
        <w:div w:id="30081436">
          <w:marLeft w:val="547"/>
          <w:marRight w:val="0"/>
          <w:marTop w:val="96"/>
          <w:marBottom w:val="0"/>
          <w:divBdr>
            <w:top w:val="none" w:sz="0" w:space="0" w:color="auto"/>
            <w:left w:val="none" w:sz="0" w:space="0" w:color="auto"/>
            <w:bottom w:val="none" w:sz="0" w:space="0" w:color="auto"/>
            <w:right w:val="none" w:sz="0" w:space="0" w:color="auto"/>
          </w:divBdr>
        </w:div>
        <w:div w:id="1229345609">
          <w:marLeft w:val="547"/>
          <w:marRight w:val="0"/>
          <w:marTop w:val="96"/>
          <w:marBottom w:val="0"/>
          <w:divBdr>
            <w:top w:val="none" w:sz="0" w:space="0" w:color="auto"/>
            <w:left w:val="none" w:sz="0" w:space="0" w:color="auto"/>
            <w:bottom w:val="none" w:sz="0" w:space="0" w:color="auto"/>
            <w:right w:val="none" w:sz="0" w:space="0" w:color="auto"/>
          </w:divBdr>
        </w:div>
        <w:div w:id="1158690521">
          <w:marLeft w:val="547"/>
          <w:marRight w:val="0"/>
          <w:marTop w:val="96"/>
          <w:marBottom w:val="0"/>
          <w:divBdr>
            <w:top w:val="none" w:sz="0" w:space="0" w:color="auto"/>
            <w:left w:val="none" w:sz="0" w:space="0" w:color="auto"/>
            <w:bottom w:val="none" w:sz="0" w:space="0" w:color="auto"/>
            <w:right w:val="none" w:sz="0" w:space="0" w:color="auto"/>
          </w:divBdr>
        </w:div>
        <w:div w:id="217784225">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SPEEDD\code\speedd\speedd-design\D6.1%20-%20Architecture%20Design%20of%20SPEEDD%20Prototype%20-%20v0.1.docx" TargetMode="Externa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package" Target="embeddings/Microsoft_Visio_Drawing11111111.vsdx"/><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file:///D:\SPEEDD\code\speedd\speedd-design\D6.1%20-%20Architecture%20Design%20of%20SPEEDD%20Prototype%20-%20v0.1.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research.microsoft.com/en-us/um/people/srikanth/netdb11/netdb11papers/netdb11-final12.pdf" TargetMode="External"/><Relationship Id="rId3" Type="http://schemas.openxmlformats.org/officeDocument/2006/relationships/hyperlink" Target="http://nodejs.org/" TargetMode="External"/><Relationship Id="rId7" Type="http://schemas.openxmlformats.org/officeDocument/2006/relationships/hyperlink" Target="http://bhavin.directi.com/rabbitmq-vs-apache-activemq-vs-apache-qpid/" TargetMode="External"/><Relationship Id="rId2" Type="http://schemas.openxmlformats.org/officeDocument/2006/relationships/hyperlink" Target="http://expressjs.com/" TargetMode="External"/><Relationship Id="rId1" Type="http://schemas.openxmlformats.org/officeDocument/2006/relationships/hyperlink" Target="http://kafka.apache.org/" TargetMode="External"/><Relationship Id="rId6" Type="http://schemas.openxmlformats.org/officeDocument/2006/relationships/hyperlink" Target="http://www.ferari-project.eu" TargetMode="External"/><Relationship Id="rId5" Type="http://schemas.openxmlformats.org/officeDocument/2006/relationships/hyperlink" Target="http://d3js.org" TargetMode="External"/><Relationship Id="rId4" Type="http://schemas.openxmlformats.org/officeDocument/2006/relationships/hyperlink" Target="https://zookeeper.apach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PEEDD\SPEEDD-Deliverab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KafkaAPI</b:Tag>
    <b:SourceType>InternetSite</b:SourceType>
    <b:Guid>{561C2D94-E214-4290-9B9F-FC8C863BC7A0}</b:Guid>
    <b:Title>Kafka 0.8.1 Documentation</b:Title>
    <b:LCID>en-US</b:LCID>
    <b:InternetSiteTitle>Apache Kafka</b:InternetSiteTitle>
    <b:URL>http://kafka.apache.org/documentation.html#api</b:URL>
    <b:RefOrder>1</b:RefOrder>
  </b:Source>
  <b:Source>
    <b:Tag>Etz05</b:Tag>
    <b:SourceType>ConferenceProceedings</b:SourceType>
    <b:Guid>{662BB8E3-632A-41B8-BA7C-E3A9547245A2}</b:Guid>
    <b:Title>Towards an Event-Driven Architecture: An Infrastructure for Event Processing</b:Title>
    <b:Year>2005</b:Year>
    <b:ConferenceName>RuleML</b:ConferenceName>
    <b:Author>
      <b:Author>
        <b:NameList>
          <b:Person>
            <b:Last>Etzion</b:Last>
            <b:First>O.</b:First>
          </b:Person>
        </b:NameList>
      </b:Author>
    </b:Author>
    <b:PeriodicalTitle>RuleML</b:PeriodicalTitle>
    <b:RefOrder>2</b:RefOrder>
  </b:Source>
</b:Sources>
</file>

<file path=customXml/itemProps1.xml><?xml version="1.0" encoding="utf-8"?>
<ds:datastoreItem xmlns:ds="http://schemas.openxmlformats.org/officeDocument/2006/customXml" ds:itemID="{5950C99D-22A1-4FF2-A531-C42AAD438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SPEEDD-Deliverable-Template.dotx</Template>
  <TotalTime>11370</TotalTime>
  <Pages>1</Pages>
  <Words>12635</Words>
  <Characters>72022</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The Architecture Design of the SPEEDD Prototype</vt:lpstr>
    </vt:vector>
  </TitlesOfParts>
  <Company>IBM</Company>
  <LinksUpToDate>false</LinksUpToDate>
  <CharactersWithSpaces>84489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Architecture Design of the SPEEDD Prototype</dc:title>
  <dc:creator>Alexander Kofman</dc:creator>
  <cp:keywords>architecture design scalability cep decision-making proactive</cp:keywords>
  <cp:lastModifiedBy>Alexander Kofman</cp:lastModifiedBy>
  <cp:revision>997</cp:revision>
  <cp:lastPrinted>2014-10-26T12:38:00Z</cp:lastPrinted>
  <dcterms:created xsi:type="dcterms:W3CDTF">2014-09-28T14:52:00Z</dcterms:created>
  <dcterms:modified xsi:type="dcterms:W3CDTF">2014-10-26T12:43:00Z</dcterms:modified>
  <cp:contentStatus>Draft</cp:contentStatus>
</cp:coreProperties>
</file>