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910A0" w:rsidP="001C297D">
      <w:pPr>
        <w:rPr>
          <w:noProof/>
          <w:sz w:val="28"/>
          <w:szCs w:val="28"/>
        </w:rPr>
      </w:pPr>
      <w:r>
        <w:rPr>
          <w:noProof/>
        </w:rPr>
        <w:t xml:space="preserve">                                                                         </w:t>
      </w:r>
      <w:r w:rsidR="001C297D">
        <w:rPr>
          <w:noProof/>
          <w:sz w:val="28"/>
          <w:szCs w:val="28"/>
        </w:rPr>
        <w:t>Alex Kofman, Fabiana Fournier, …</w:t>
      </w:r>
    </w:p>
    <w:p w:rsidR="001910A0" w:rsidRDefault="001910A0" w:rsidP="001910A0">
      <w:pPr>
        <w:rPr>
          <w:noProof/>
          <w:sz w:val="28"/>
          <w:szCs w:val="28"/>
        </w:rPr>
      </w:pPr>
      <w:r>
        <w:rPr>
          <w:noProof/>
          <w:sz w:val="28"/>
          <w:szCs w:val="28"/>
        </w:rPr>
        <w:t xml:space="preserve">                                                         </w:t>
      </w:r>
    </w:p>
    <w:p w:rsidR="001910A0" w:rsidRDefault="001910A0" w:rsidP="001C297D">
      <w:pPr>
        <w:rPr>
          <w:noProof/>
        </w:rPr>
      </w:pPr>
      <w:r>
        <w:rPr>
          <w:noProof/>
          <w:sz w:val="28"/>
          <w:szCs w:val="28"/>
        </w:rPr>
        <w:t xml:space="preserve">                                                         </w:t>
      </w:r>
      <w:r>
        <w:rPr>
          <w:noProof/>
        </w:rPr>
        <w:t xml:space="preserve">Status: </w:t>
      </w:r>
      <w:r w:rsidR="001C297D">
        <w:rPr>
          <w:noProof/>
        </w:rPr>
        <w:t>Draft</w:t>
      </w:r>
      <w:r>
        <w:rPr>
          <w:noProof/>
        </w:rPr>
        <w:t xml:space="preserve"> (Version </w:t>
      </w:r>
      <w:r w:rsidR="001C297D">
        <w:rPr>
          <w:noProof/>
        </w:rPr>
        <w:t>0</w:t>
      </w:r>
      <w:r>
        <w:rPr>
          <w:noProof/>
        </w:rPr>
        <w:t>.</w:t>
      </w:r>
      <w:r w:rsidR="001C297D">
        <w:rPr>
          <w:noProof/>
        </w:rPr>
        <w:t>1</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lastRenderedPageBreak/>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 xml:space="preserve">Scalable </w:t>
            </w:r>
            <w:proofErr w:type="spellStart"/>
            <w:r>
              <w:t>ProactivE</w:t>
            </w:r>
            <w:proofErr w:type="spellEnd"/>
            <w:r>
              <w:t xml:space="preser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 xml:space="preserve">Aleksandra </w:t>
            </w:r>
            <w:proofErr w:type="spellStart"/>
            <w:r>
              <w:t>Wesolowska</w:t>
            </w:r>
            <w:proofErr w:type="spellEnd"/>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commentRangeStart w:id="0"/>
            <w:r>
              <w:t>Report</w:t>
            </w:r>
            <w:commentRangeEnd w:id="0"/>
            <w:r w:rsidR="003E4556">
              <w:rPr>
                <w:rStyle w:val="CommentReference"/>
              </w:rPr>
              <w:commentReference w:id="0"/>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proofErr w:type="spellStart"/>
            <w:r w:rsidR="00052055">
              <w:t>FeedZai</w:t>
            </w:r>
            <w:proofErr w:type="spellEnd"/>
            <w:r w:rsidR="00052055">
              <w:t xml:space="preserve">, </w:t>
            </w:r>
            <w:r>
              <w:t xml:space="preserve">ETH, </w:t>
            </w:r>
            <w:proofErr w:type="spellStart"/>
            <w:r>
              <w:t>UoB</w:t>
            </w:r>
            <w:proofErr w:type="spellEnd"/>
            <w:r w:rsidR="00A24C0B">
              <w:t xml:space="preserve">, </w:t>
            </w:r>
            <w:proofErr w:type="spellStart"/>
            <w:r w:rsidR="00A24C0B">
              <w:t>Technion</w:t>
            </w:r>
            <w:proofErr w:type="spellEnd"/>
          </w:p>
        </w:tc>
      </w:tr>
      <w:tr w:rsidR="00E64E92" w:rsidTr="00E64E92">
        <w:tc>
          <w:tcPr>
            <w:tcW w:w="2898" w:type="dxa"/>
          </w:tcPr>
          <w:p w:rsidR="00E64E92" w:rsidRDefault="00E64E92" w:rsidP="00743528">
            <w:r>
              <w:t>Number of pages</w:t>
            </w:r>
          </w:p>
        </w:tc>
        <w:tc>
          <w:tcPr>
            <w:tcW w:w="6678" w:type="dxa"/>
          </w:tcPr>
          <w:p w:rsidR="00E64E92" w:rsidRDefault="00E64E92" w:rsidP="00743528"/>
        </w:tc>
      </w:tr>
      <w:tr w:rsidR="00E64E92" w:rsidTr="00E64E92">
        <w:tc>
          <w:tcPr>
            <w:tcW w:w="2898" w:type="dxa"/>
          </w:tcPr>
          <w:p w:rsidR="00E64E92" w:rsidRDefault="00E64E92" w:rsidP="00743528">
            <w:r>
              <w:t>Author(s)</w:t>
            </w:r>
          </w:p>
        </w:tc>
        <w:tc>
          <w:tcPr>
            <w:tcW w:w="6678" w:type="dxa"/>
          </w:tcPr>
          <w:p w:rsidR="00E64E92" w:rsidRDefault="00E64E92" w:rsidP="00743528"/>
        </w:tc>
      </w:tr>
      <w:tr w:rsidR="00E64E92" w:rsidTr="00E64E92">
        <w:tc>
          <w:tcPr>
            <w:tcW w:w="2898" w:type="dxa"/>
          </w:tcPr>
          <w:p w:rsidR="00E64E92" w:rsidRDefault="00E64E92" w:rsidP="00743528">
            <w:r>
              <w:t>Internal Reviewers</w:t>
            </w:r>
          </w:p>
        </w:tc>
        <w:tc>
          <w:tcPr>
            <w:tcW w:w="6678" w:type="dxa"/>
          </w:tcPr>
          <w:p w:rsidR="00E64E92" w:rsidRDefault="00B14EDF" w:rsidP="00743528">
            <w:r>
              <w:t>TBD</w:t>
            </w:r>
          </w:p>
        </w:tc>
      </w:tr>
      <w:tr w:rsidR="00E64E92" w:rsidTr="00E64E92">
        <w:tc>
          <w:tcPr>
            <w:tcW w:w="2898" w:type="dxa"/>
          </w:tcPr>
          <w:p w:rsidR="00E64E92" w:rsidRDefault="00E64E92" w:rsidP="00743528">
            <w:r>
              <w:t>Status &amp; version</w:t>
            </w:r>
          </w:p>
        </w:tc>
        <w:tc>
          <w:tcPr>
            <w:tcW w:w="6678" w:type="dxa"/>
          </w:tcPr>
          <w:p w:rsidR="00E64E92" w:rsidRDefault="000217C7" w:rsidP="00743528">
            <w:r>
              <w:t>Draft</w:t>
            </w:r>
          </w:p>
        </w:tc>
      </w:tr>
      <w:tr w:rsidR="00E64E92" w:rsidTr="00E64E92">
        <w:tc>
          <w:tcPr>
            <w:tcW w:w="2898" w:type="dxa"/>
          </w:tcPr>
          <w:p w:rsidR="00E64E92" w:rsidRDefault="00E64E92" w:rsidP="00743528">
            <w:r>
              <w:t>Keywords</w:t>
            </w:r>
          </w:p>
        </w:tc>
        <w:tc>
          <w:tcPr>
            <w:tcW w:w="6678" w:type="dxa"/>
          </w:tcPr>
          <w:p w:rsidR="00E64E92" w:rsidRDefault="009D4673" w:rsidP="00743528">
            <w:r>
              <w:t>TBD</w:t>
            </w:r>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1A6DD9" w:rsidRDefault="001A6DD9" w:rsidP="00743528"/>
    <w:p w:rsidR="001E2E4B" w:rsidRDefault="001E2E4B" w:rsidP="00743528"/>
    <w:p w:rsidR="001E2E4B" w:rsidRDefault="001E2E4B" w:rsidP="00743528"/>
    <w:p w:rsidR="001E2E4B" w:rsidRDefault="001E2E4B" w:rsidP="00743528"/>
    <w:p w:rsidR="001E2E4B" w:rsidRDefault="001E2E4B" w:rsidP="00743528">
      <w:r>
        <w:t>In 1-2 pages give a</w:t>
      </w:r>
    </w:p>
    <w:p w:rsidR="001E2E4B" w:rsidRDefault="001E2E4B" w:rsidP="00743528">
      <w:r>
        <w:t>- 1-sentence punch line about the contribution of the deliverable</w:t>
      </w:r>
    </w:p>
    <w:p w:rsidR="001E2E4B" w:rsidRDefault="001E2E4B" w:rsidP="00743528">
      <w:r>
        <w:t>- 1-paragraph presentation of the project goals and the work package goals</w:t>
      </w:r>
    </w:p>
    <w:p w:rsidR="001E2E4B" w:rsidRDefault="001E2E4B" w:rsidP="00743528">
      <w:r>
        <w:t>- 1-paragraph description of the work presented in the deliverable</w:t>
      </w:r>
    </w:p>
    <w:p w:rsidR="001E2E4B" w:rsidRDefault="001E2E4B" w:rsidP="00743528">
      <w:r>
        <w:t>- 1-paragraph presentation of how the project (and the state-of-the-art if relevant) benefits from the     work.</w:t>
      </w:r>
    </w:p>
    <w:p w:rsidR="001E2E4B" w:rsidRDefault="001E2E4B" w:rsidP="00743528">
      <w:r>
        <w:t>- 1-paragraph description of the main results/findings of the deliverable</w:t>
      </w:r>
    </w:p>
    <w:p w:rsidR="00062747" w:rsidRDefault="001E2E4B" w:rsidP="00743528">
      <w:r>
        <w:t>- 1-paragraph presentation of the work to follow, based on the deliverable</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E909D0" w:rsidRDefault="00E909D0">
      <w:pPr>
        <w:pStyle w:val="TOC1"/>
        <w:tabs>
          <w:tab w:val="right" w:leader="dot" w:pos="9350"/>
        </w:tabs>
      </w:pPr>
    </w:p>
    <w:p w:rsidR="00E909D0" w:rsidRDefault="00E909D0">
      <w:pPr>
        <w:pStyle w:val="TOC1"/>
        <w:tabs>
          <w:tab w:val="right" w:leader="dot" w:pos="9350"/>
        </w:tabs>
      </w:pPr>
    </w:p>
    <w:p w:rsidR="00E909D0" w:rsidRDefault="00E909D0">
      <w:pPr>
        <w:pStyle w:val="TOC1"/>
        <w:tabs>
          <w:tab w:val="right" w:leader="dot" w:pos="9350"/>
        </w:tabs>
      </w:pPr>
    </w:p>
    <w:p w:rsidR="00E909D0" w:rsidRDefault="00E909D0">
      <w:pPr>
        <w:pStyle w:val="TOC1"/>
        <w:tabs>
          <w:tab w:val="right" w:leader="dot" w:pos="9350"/>
        </w:tabs>
      </w:pPr>
    </w:p>
    <w:p w:rsidR="00E909D0" w:rsidRDefault="00E909D0">
      <w:pPr>
        <w:pStyle w:val="TOC1"/>
        <w:tabs>
          <w:tab w:val="right" w:leader="dot" w:pos="9350"/>
        </w:tabs>
      </w:pPr>
    </w:p>
    <w:p w:rsidR="007A57FC"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00370822" w:history="1">
        <w:r w:rsidR="007A57FC" w:rsidRPr="00E91BA4">
          <w:rPr>
            <w:rStyle w:val="Hyperlink"/>
            <w:noProof/>
          </w:rPr>
          <w:t>1</w:t>
        </w:r>
        <w:r w:rsidR="007A57FC">
          <w:rPr>
            <w:noProof/>
            <w:lang w:eastAsia="en-US" w:bidi="he-IL"/>
          </w:rPr>
          <w:tab/>
        </w:r>
        <w:r w:rsidR="007A57FC" w:rsidRPr="00E91BA4">
          <w:rPr>
            <w:rStyle w:val="Hyperlink"/>
            <w:noProof/>
          </w:rPr>
          <w:t>Introduction</w:t>
        </w:r>
        <w:r w:rsidR="007A57FC">
          <w:rPr>
            <w:noProof/>
            <w:webHidden/>
          </w:rPr>
          <w:tab/>
        </w:r>
        <w:r w:rsidR="007A57FC">
          <w:rPr>
            <w:noProof/>
            <w:webHidden/>
          </w:rPr>
          <w:fldChar w:fldCharType="begin"/>
        </w:r>
        <w:r w:rsidR="007A57FC">
          <w:rPr>
            <w:noProof/>
            <w:webHidden/>
          </w:rPr>
          <w:instrText xml:space="preserve"> PAGEREF _Toc400370822 \h </w:instrText>
        </w:r>
        <w:r w:rsidR="007A57FC">
          <w:rPr>
            <w:noProof/>
            <w:webHidden/>
          </w:rPr>
        </w:r>
        <w:r w:rsidR="007A57FC">
          <w:rPr>
            <w:noProof/>
            <w:webHidden/>
          </w:rPr>
          <w:fldChar w:fldCharType="separate"/>
        </w:r>
        <w:r w:rsidR="007A57FC">
          <w:rPr>
            <w:noProof/>
            <w:webHidden/>
          </w:rPr>
          <w:t>6</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23" w:history="1">
        <w:r w:rsidR="007A57FC" w:rsidRPr="00E91BA4">
          <w:rPr>
            <w:rStyle w:val="Hyperlink"/>
            <w:noProof/>
          </w:rPr>
          <w:t>1.1</w:t>
        </w:r>
        <w:r w:rsidR="007A57FC">
          <w:rPr>
            <w:noProof/>
            <w:lang w:eastAsia="en-US" w:bidi="he-IL"/>
          </w:rPr>
          <w:tab/>
        </w:r>
        <w:r w:rsidR="007A57FC" w:rsidRPr="00E91BA4">
          <w:rPr>
            <w:rStyle w:val="Hyperlink"/>
            <w:noProof/>
          </w:rPr>
          <w:t>History of the document</w:t>
        </w:r>
        <w:r w:rsidR="007A57FC">
          <w:rPr>
            <w:noProof/>
            <w:webHidden/>
          </w:rPr>
          <w:tab/>
        </w:r>
        <w:r w:rsidR="007A57FC">
          <w:rPr>
            <w:noProof/>
            <w:webHidden/>
          </w:rPr>
          <w:fldChar w:fldCharType="begin"/>
        </w:r>
        <w:r w:rsidR="007A57FC">
          <w:rPr>
            <w:noProof/>
            <w:webHidden/>
          </w:rPr>
          <w:instrText xml:space="preserve"> PAGEREF _Toc400370823 \h </w:instrText>
        </w:r>
        <w:r w:rsidR="007A57FC">
          <w:rPr>
            <w:noProof/>
            <w:webHidden/>
          </w:rPr>
        </w:r>
        <w:r w:rsidR="007A57FC">
          <w:rPr>
            <w:noProof/>
            <w:webHidden/>
          </w:rPr>
          <w:fldChar w:fldCharType="separate"/>
        </w:r>
        <w:r w:rsidR="007A57FC">
          <w:rPr>
            <w:noProof/>
            <w:webHidden/>
          </w:rPr>
          <w:t>6</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24" w:history="1">
        <w:r w:rsidR="007A57FC" w:rsidRPr="00E91BA4">
          <w:rPr>
            <w:rStyle w:val="Hyperlink"/>
            <w:noProof/>
          </w:rPr>
          <w:t>1.2</w:t>
        </w:r>
        <w:r w:rsidR="007A57FC">
          <w:rPr>
            <w:noProof/>
            <w:lang w:eastAsia="en-US" w:bidi="he-IL"/>
          </w:rPr>
          <w:tab/>
        </w:r>
        <w:r w:rsidR="007A57FC" w:rsidRPr="00E91BA4">
          <w:rPr>
            <w:rStyle w:val="Hyperlink"/>
            <w:noProof/>
          </w:rPr>
          <w:t>Purpose and Scope of the Document</w:t>
        </w:r>
        <w:r w:rsidR="007A57FC">
          <w:rPr>
            <w:noProof/>
            <w:webHidden/>
          </w:rPr>
          <w:tab/>
        </w:r>
        <w:r w:rsidR="007A57FC">
          <w:rPr>
            <w:noProof/>
            <w:webHidden/>
          </w:rPr>
          <w:fldChar w:fldCharType="begin"/>
        </w:r>
        <w:r w:rsidR="007A57FC">
          <w:rPr>
            <w:noProof/>
            <w:webHidden/>
          </w:rPr>
          <w:instrText xml:space="preserve"> PAGEREF _Toc400370824 \h </w:instrText>
        </w:r>
        <w:r w:rsidR="007A57FC">
          <w:rPr>
            <w:noProof/>
            <w:webHidden/>
          </w:rPr>
        </w:r>
        <w:r w:rsidR="007A57FC">
          <w:rPr>
            <w:noProof/>
            <w:webHidden/>
          </w:rPr>
          <w:fldChar w:fldCharType="separate"/>
        </w:r>
        <w:r w:rsidR="007A57FC">
          <w:rPr>
            <w:noProof/>
            <w:webHidden/>
          </w:rPr>
          <w:t>6</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25" w:history="1">
        <w:r w:rsidR="007A57FC" w:rsidRPr="00E91BA4">
          <w:rPr>
            <w:rStyle w:val="Hyperlink"/>
            <w:noProof/>
          </w:rPr>
          <w:t>1.3</w:t>
        </w:r>
        <w:r w:rsidR="007A57FC">
          <w:rPr>
            <w:noProof/>
            <w:lang w:eastAsia="en-US" w:bidi="he-IL"/>
          </w:rPr>
          <w:tab/>
        </w:r>
        <w:r w:rsidR="007A57FC" w:rsidRPr="00E91BA4">
          <w:rPr>
            <w:rStyle w:val="Hyperlink"/>
            <w:noProof/>
          </w:rPr>
          <w:t>Relationship with Other Documents</w:t>
        </w:r>
        <w:r w:rsidR="007A57FC">
          <w:rPr>
            <w:noProof/>
            <w:webHidden/>
          </w:rPr>
          <w:tab/>
        </w:r>
        <w:r w:rsidR="007A57FC">
          <w:rPr>
            <w:noProof/>
            <w:webHidden/>
          </w:rPr>
          <w:fldChar w:fldCharType="begin"/>
        </w:r>
        <w:r w:rsidR="007A57FC">
          <w:rPr>
            <w:noProof/>
            <w:webHidden/>
          </w:rPr>
          <w:instrText xml:space="preserve"> PAGEREF _Toc400370825 \h </w:instrText>
        </w:r>
        <w:r w:rsidR="007A57FC">
          <w:rPr>
            <w:noProof/>
            <w:webHidden/>
          </w:rPr>
        </w:r>
        <w:r w:rsidR="007A57FC">
          <w:rPr>
            <w:noProof/>
            <w:webHidden/>
          </w:rPr>
          <w:fldChar w:fldCharType="separate"/>
        </w:r>
        <w:r w:rsidR="007A57FC">
          <w:rPr>
            <w:noProof/>
            <w:webHidden/>
          </w:rPr>
          <w:t>6</w:t>
        </w:r>
        <w:r w:rsidR="007A57FC">
          <w:rPr>
            <w:noProof/>
            <w:webHidden/>
          </w:rPr>
          <w:fldChar w:fldCharType="end"/>
        </w:r>
      </w:hyperlink>
    </w:p>
    <w:p w:rsidR="007A57FC" w:rsidRDefault="00465E84">
      <w:pPr>
        <w:pStyle w:val="TOC1"/>
        <w:tabs>
          <w:tab w:val="left" w:pos="440"/>
          <w:tab w:val="right" w:leader="dot" w:pos="9350"/>
        </w:tabs>
        <w:rPr>
          <w:noProof/>
          <w:lang w:eastAsia="en-US" w:bidi="he-IL"/>
        </w:rPr>
      </w:pPr>
      <w:hyperlink w:anchor="_Toc400370826" w:history="1">
        <w:r w:rsidR="007A57FC" w:rsidRPr="00E91BA4">
          <w:rPr>
            <w:rStyle w:val="Hyperlink"/>
            <w:noProof/>
          </w:rPr>
          <w:t>2</w:t>
        </w:r>
        <w:r w:rsidR="007A57FC">
          <w:rPr>
            <w:noProof/>
            <w:lang w:eastAsia="en-US" w:bidi="he-IL"/>
          </w:rPr>
          <w:tab/>
        </w:r>
        <w:r w:rsidR="007A57FC" w:rsidRPr="00E91BA4">
          <w:rPr>
            <w:rStyle w:val="Hyperlink"/>
            <w:noProof/>
          </w:rPr>
          <w:t>Main Sections</w:t>
        </w:r>
        <w:r w:rsidR="007A57FC">
          <w:rPr>
            <w:noProof/>
            <w:webHidden/>
          </w:rPr>
          <w:tab/>
        </w:r>
        <w:r w:rsidR="007A57FC">
          <w:rPr>
            <w:noProof/>
            <w:webHidden/>
          </w:rPr>
          <w:fldChar w:fldCharType="begin"/>
        </w:r>
        <w:r w:rsidR="007A57FC">
          <w:rPr>
            <w:noProof/>
            <w:webHidden/>
          </w:rPr>
          <w:instrText xml:space="preserve"> PAGEREF _Toc400370826 \h </w:instrText>
        </w:r>
        <w:r w:rsidR="007A57FC">
          <w:rPr>
            <w:noProof/>
            <w:webHidden/>
          </w:rPr>
        </w:r>
        <w:r w:rsidR="007A57FC">
          <w:rPr>
            <w:noProof/>
            <w:webHidden/>
          </w:rPr>
          <w:fldChar w:fldCharType="separate"/>
        </w:r>
        <w:r w:rsidR="007A57FC">
          <w:rPr>
            <w:noProof/>
            <w:webHidden/>
          </w:rPr>
          <w:t>7</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27" w:history="1">
        <w:r w:rsidR="007A57FC" w:rsidRPr="00E91BA4">
          <w:rPr>
            <w:rStyle w:val="Hyperlink"/>
            <w:noProof/>
          </w:rPr>
          <w:t>2.1</w:t>
        </w:r>
        <w:r w:rsidR="007A57FC">
          <w:rPr>
            <w:noProof/>
            <w:lang w:eastAsia="en-US" w:bidi="he-IL"/>
          </w:rPr>
          <w:tab/>
        </w:r>
        <w:r w:rsidR="007A57FC" w:rsidRPr="00E91BA4">
          <w:rPr>
            <w:rStyle w:val="Hyperlink"/>
            <w:noProof/>
          </w:rPr>
          <w:t>System Requirements</w:t>
        </w:r>
        <w:r w:rsidR="007A57FC">
          <w:rPr>
            <w:noProof/>
            <w:webHidden/>
          </w:rPr>
          <w:tab/>
        </w:r>
        <w:r w:rsidR="007A57FC">
          <w:rPr>
            <w:noProof/>
            <w:webHidden/>
          </w:rPr>
          <w:fldChar w:fldCharType="begin"/>
        </w:r>
        <w:r w:rsidR="007A57FC">
          <w:rPr>
            <w:noProof/>
            <w:webHidden/>
          </w:rPr>
          <w:instrText xml:space="preserve"> PAGEREF _Toc400370827 \h </w:instrText>
        </w:r>
        <w:r w:rsidR="007A57FC">
          <w:rPr>
            <w:noProof/>
            <w:webHidden/>
          </w:rPr>
        </w:r>
        <w:r w:rsidR="007A57FC">
          <w:rPr>
            <w:noProof/>
            <w:webHidden/>
          </w:rPr>
          <w:fldChar w:fldCharType="separate"/>
        </w:r>
        <w:r w:rsidR="007A57FC">
          <w:rPr>
            <w:noProof/>
            <w:webHidden/>
          </w:rPr>
          <w:t>7</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28" w:history="1">
        <w:r w:rsidR="007A57FC" w:rsidRPr="00E91BA4">
          <w:rPr>
            <w:rStyle w:val="Hyperlink"/>
            <w:noProof/>
          </w:rPr>
          <w:t>2.2</w:t>
        </w:r>
        <w:r w:rsidR="007A57FC">
          <w:rPr>
            <w:noProof/>
            <w:lang w:eastAsia="en-US" w:bidi="he-IL"/>
          </w:rPr>
          <w:tab/>
        </w:r>
        <w:r w:rsidR="007A57FC" w:rsidRPr="00E91BA4">
          <w:rPr>
            <w:rStyle w:val="Hyperlink"/>
            <w:noProof/>
          </w:rPr>
          <w:t>Approach</w:t>
        </w:r>
        <w:r w:rsidR="007A57FC">
          <w:rPr>
            <w:noProof/>
            <w:webHidden/>
          </w:rPr>
          <w:tab/>
        </w:r>
        <w:r w:rsidR="007A57FC">
          <w:rPr>
            <w:noProof/>
            <w:webHidden/>
          </w:rPr>
          <w:fldChar w:fldCharType="begin"/>
        </w:r>
        <w:r w:rsidR="007A57FC">
          <w:rPr>
            <w:noProof/>
            <w:webHidden/>
          </w:rPr>
          <w:instrText xml:space="preserve"> PAGEREF _Toc400370828 \h </w:instrText>
        </w:r>
        <w:r w:rsidR="007A57FC">
          <w:rPr>
            <w:noProof/>
            <w:webHidden/>
          </w:rPr>
        </w:r>
        <w:r w:rsidR="007A57FC">
          <w:rPr>
            <w:noProof/>
            <w:webHidden/>
          </w:rPr>
          <w:fldChar w:fldCharType="separate"/>
        </w:r>
        <w:r w:rsidR="007A57FC">
          <w:rPr>
            <w:noProof/>
            <w:webHidden/>
          </w:rPr>
          <w:t>7</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29" w:history="1">
        <w:r w:rsidR="007A57FC" w:rsidRPr="00E91BA4">
          <w:rPr>
            <w:rStyle w:val="Hyperlink"/>
            <w:noProof/>
          </w:rPr>
          <w:t>2.3</w:t>
        </w:r>
        <w:r w:rsidR="007A57FC">
          <w:rPr>
            <w:noProof/>
            <w:lang w:eastAsia="en-US" w:bidi="he-IL"/>
          </w:rPr>
          <w:tab/>
        </w:r>
        <w:r w:rsidR="007A57FC" w:rsidRPr="00E91BA4">
          <w:rPr>
            <w:rStyle w:val="Hyperlink"/>
            <w:noProof/>
          </w:rPr>
          <w:t>Conceptual Architecture</w:t>
        </w:r>
        <w:r w:rsidR="007A57FC">
          <w:rPr>
            <w:noProof/>
            <w:webHidden/>
          </w:rPr>
          <w:tab/>
        </w:r>
        <w:r w:rsidR="007A57FC">
          <w:rPr>
            <w:noProof/>
            <w:webHidden/>
          </w:rPr>
          <w:fldChar w:fldCharType="begin"/>
        </w:r>
        <w:r w:rsidR="007A57FC">
          <w:rPr>
            <w:noProof/>
            <w:webHidden/>
          </w:rPr>
          <w:instrText xml:space="preserve"> PAGEREF _Toc400370829 \h </w:instrText>
        </w:r>
        <w:r w:rsidR="007A57FC">
          <w:rPr>
            <w:noProof/>
            <w:webHidden/>
          </w:rPr>
        </w:r>
        <w:r w:rsidR="007A57FC">
          <w:rPr>
            <w:noProof/>
            <w:webHidden/>
          </w:rPr>
          <w:fldChar w:fldCharType="separate"/>
        </w:r>
        <w:r w:rsidR="007A57FC">
          <w:rPr>
            <w:noProof/>
            <w:webHidden/>
          </w:rPr>
          <w:t>8</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30" w:history="1">
        <w:r w:rsidR="007A57FC" w:rsidRPr="00E91BA4">
          <w:rPr>
            <w:rStyle w:val="Hyperlink"/>
            <w:noProof/>
          </w:rPr>
          <w:t>2.4</w:t>
        </w:r>
        <w:r w:rsidR="007A57FC">
          <w:rPr>
            <w:noProof/>
            <w:lang w:eastAsia="en-US" w:bidi="he-IL"/>
          </w:rPr>
          <w:tab/>
        </w:r>
        <w:r w:rsidR="007A57FC" w:rsidRPr="00E91BA4">
          <w:rPr>
            <w:rStyle w:val="Hyperlink"/>
            <w:noProof/>
          </w:rPr>
          <w:t>SPEEDD Runtime Architecture</w:t>
        </w:r>
        <w:r w:rsidR="007A57FC">
          <w:rPr>
            <w:noProof/>
            <w:webHidden/>
          </w:rPr>
          <w:tab/>
        </w:r>
        <w:r w:rsidR="007A57FC">
          <w:rPr>
            <w:noProof/>
            <w:webHidden/>
          </w:rPr>
          <w:fldChar w:fldCharType="begin"/>
        </w:r>
        <w:r w:rsidR="007A57FC">
          <w:rPr>
            <w:noProof/>
            <w:webHidden/>
          </w:rPr>
          <w:instrText xml:space="preserve"> PAGEREF _Toc400370830 \h </w:instrText>
        </w:r>
        <w:r w:rsidR="007A57FC">
          <w:rPr>
            <w:noProof/>
            <w:webHidden/>
          </w:rPr>
        </w:r>
        <w:r w:rsidR="007A57FC">
          <w:rPr>
            <w:noProof/>
            <w:webHidden/>
          </w:rPr>
          <w:fldChar w:fldCharType="separate"/>
        </w:r>
        <w:r w:rsidR="007A57FC">
          <w:rPr>
            <w:noProof/>
            <w:webHidden/>
          </w:rPr>
          <w:t>10</w:t>
        </w:r>
        <w:r w:rsidR="007A57FC">
          <w:rPr>
            <w:noProof/>
            <w:webHidden/>
          </w:rPr>
          <w:fldChar w:fldCharType="end"/>
        </w:r>
      </w:hyperlink>
    </w:p>
    <w:p w:rsidR="007A57FC" w:rsidRDefault="00465E84">
      <w:pPr>
        <w:pStyle w:val="TOC3"/>
        <w:tabs>
          <w:tab w:val="left" w:pos="1320"/>
          <w:tab w:val="right" w:leader="dot" w:pos="9350"/>
        </w:tabs>
        <w:rPr>
          <w:noProof/>
          <w:lang w:eastAsia="en-US" w:bidi="he-IL"/>
        </w:rPr>
      </w:pPr>
      <w:hyperlink w:anchor="_Toc400370831" w:history="1">
        <w:r w:rsidR="007A57FC" w:rsidRPr="00E91BA4">
          <w:rPr>
            <w:rStyle w:val="Hyperlink"/>
            <w:noProof/>
          </w:rPr>
          <w:t>2.4.1</w:t>
        </w:r>
        <w:r w:rsidR="007A57FC">
          <w:rPr>
            <w:noProof/>
            <w:lang w:eastAsia="en-US" w:bidi="he-IL"/>
          </w:rPr>
          <w:tab/>
        </w:r>
        <w:r w:rsidR="007A57FC" w:rsidRPr="00E91BA4">
          <w:rPr>
            <w:rStyle w:val="Hyperlink"/>
            <w:noProof/>
          </w:rPr>
          <w:t>Event Bus</w:t>
        </w:r>
        <w:r w:rsidR="007A57FC">
          <w:rPr>
            <w:noProof/>
            <w:webHidden/>
          </w:rPr>
          <w:tab/>
        </w:r>
        <w:r w:rsidR="007A57FC">
          <w:rPr>
            <w:noProof/>
            <w:webHidden/>
          </w:rPr>
          <w:fldChar w:fldCharType="begin"/>
        </w:r>
        <w:r w:rsidR="007A57FC">
          <w:rPr>
            <w:noProof/>
            <w:webHidden/>
          </w:rPr>
          <w:instrText xml:space="preserve"> PAGEREF _Toc400370831 \h </w:instrText>
        </w:r>
        <w:r w:rsidR="007A57FC">
          <w:rPr>
            <w:noProof/>
            <w:webHidden/>
          </w:rPr>
        </w:r>
        <w:r w:rsidR="007A57FC">
          <w:rPr>
            <w:noProof/>
            <w:webHidden/>
          </w:rPr>
          <w:fldChar w:fldCharType="separate"/>
        </w:r>
        <w:r w:rsidR="007A57FC">
          <w:rPr>
            <w:noProof/>
            <w:webHidden/>
          </w:rPr>
          <w:t>12</w:t>
        </w:r>
        <w:r w:rsidR="007A57FC">
          <w:rPr>
            <w:noProof/>
            <w:webHidden/>
          </w:rPr>
          <w:fldChar w:fldCharType="end"/>
        </w:r>
      </w:hyperlink>
    </w:p>
    <w:p w:rsidR="007A57FC" w:rsidRDefault="00465E84">
      <w:pPr>
        <w:pStyle w:val="TOC3"/>
        <w:tabs>
          <w:tab w:val="left" w:pos="1320"/>
          <w:tab w:val="right" w:leader="dot" w:pos="9350"/>
        </w:tabs>
        <w:rPr>
          <w:noProof/>
          <w:lang w:eastAsia="en-US" w:bidi="he-IL"/>
        </w:rPr>
      </w:pPr>
      <w:hyperlink w:anchor="_Toc400370832" w:history="1">
        <w:r w:rsidR="007A57FC" w:rsidRPr="00E91BA4">
          <w:rPr>
            <w:rStyle w:val="Hyperlink"/>
            <w:noProof/>
          </w:rPr>
          <w:t>2.4.2</w:t>
        </w:r>
        <w:r w:rsidR="007A57FC">
          <w:rPr>
            <w:noProof/>
            <w:lang w:eastAsia="en-US" w:bidi="he-IL"/>
          </w:rPr>
          <w:tab/>
        </w:r>
        <w:r w:rsidR="007A57FC" w:rsidRPr="00E91BA4">
          <w:rPr>
            <w:rStyle w:val="Hyperlink"/>
            <w:noProof/>
          </w:rPr>
          <w:t>Event/Data Providers</w:t>
        </w:r>
        <w:r w:rsidR="007A57FC">
          <w:rPr>
            <w:noProof/>
            <w:webHidden/>
          </w:rPr>
          <w:tab/>
        </w:r>
        <w:r w:rsidR="007A57FC">
          <w:rPr>
            <w:noProof/>
            <w:webHidden/>
          </w:rPr>
          <w:fldChar w:fldCharType="begin"/>
        </w:r>
        <w:r w:rsidR="007A57FC">
          <w:rPr>
            <w:noProof/>
            <w:webHidden/>
          </w:rPr>
          <w:instrText xml:space="preserve"> PAGEREF _Toc400370832 \h </w:instrText>
        </w:r>
        <w:r w:rsidR="007A57FC">
          <w:rPr>
            <w:noProof/>
            <w:webHidden/>
          </w:rPr>
        </w:r>
        <w:r w:rsidR="007A57FC">
          <w:rPr>
            <w:noProof/>
            <w:webHidden/>
          </w:rPr>
          <w:fldChar w:fldCharType="separate"/>
        </w:r>
        <w:r w:rsidR="007A57FC">
          <w:rPr>
            <w:noProof/>
            <w:webHidden/>
          </w:rPr>
          <w:t>14</w:t>
        </w:r>
        <w:r w:rsidR="007A57FC">
          <w:rPr>
            <w:noProof/>
            <w:webHidden/>
          </w:rPr>
          <w:fldChar w:fldCharType="end"/>
        </w:r>
      </w:hyperlink>
    </w:p>
    <w:p w:rsidR="007A57FC" w:rsidRDefault="00465E84">
      <w:pPr>
        <w:pStyle w:val="TOC3"/>
        <w:tabs>
          <w:tab w:val="left" w:pos="1320"/>
          <w:tab w:val="right" w:leader="dot" w:pos="9350"/>
        </w:tabs>
        <w:rPr>
          <w:noProof/>
          <w:lang w:eastAsia="en-US" w:bidi="he-IL"/>
        </w:rPr>
      </w:pPr>
      <w:hyperlink w:anchor="_Toc400370833" w:history="1">
        <w:r w:rsidR="007A57FC" w:rsidRPr="00E91BA4">
          <w:rPr>
            <w:rStyle w:val="Hyperlink"/>
            <w:noProof/>
          </w:rPr>
          <w:t>2.4.3</w:t>
        </w:r>
        <w:r w:rsidR="007A57FC">
          <w:rPr>
            <w:noProof/>
            <w:lang w:eastAsia="en-US" w:bidi="he-IL"/>
          </w:rPr>
          <w:tab/>
        </w:r>
        <w:r w:rsidR="007A57FC" w:rsidRPr="00E91BA4">
          <w:rPr>
            <w:rStyle w:val="Hyperlink"/>
            <w:noProof/>
          </w:rPr>
          <w:t>Action Consumption – Actuators/Connectors</w:t>
        </w:r>
        <w:r w:rsidR="007A57FC">
          <w:rPr>
            <w:noProof/>
            <w:webHidden/>
          </w:rPr>
          <w:tab/>
        </w:r>
        <w:r w:rsidR="007A57FC">
          <w:rPr>
            <w:noProof/>
            <w:webHidden/>
          </w:rPr>
          <w:fldChar w:fldCharType="begin"/>
        </w:r>
        <w:r w:rsidR="007A57FC">
          <w:rPr>
            <w:noProof/>
            <w:webHidden/>
          </w:rPr>
          <w:instrText xml:space="preserve"> PAGEREF _Toc400370833 \h </w:instrText>
        </w:r>
        <w:r w:rsidR="007A57FC">
          <w:rPr>
            <w:noProof/>
            <w:webHidden/>
          </w:rPr>
        </w:r>
        <w:r w:rsidR="007A57FC">
          <w:rPr>
            <w:noProof/>
            <w:webHidden/>
          </w:rPr>
          <w:fldChar w:fldCharType="separate"/>
        </w:r>
        <w:r w:rsidR="007A57FC">
          <w:rPr>
            <w:noProof/>
            <w:webHidden/>
          </w:rPr>
          <w:t>15</w:t>
        </w:r>
        <w:r w:rsidR="007A57FC">
          <w:rPr>
            <w:noProof/>
            <w:webHidden/>
          </w:rPr>
          <w:fldChar w:fldCharType="end"/>
        </w:r>
      </w:hyperlink>
    </w:p>
    <w:p w:rsidR="007A57FC" w:rsidRDefault="00465E84">
      <w:pPr>
        <w:pStyle w:val="TOC3"/>
        <w:tabs>
          <w:tab w:val="left" w:pos="1320"/>
          <w:tab w:val="right" w:leader="dot" w:pos="9350"/>
        </w:tabs>
        <w:rPr>
          <w:noProof/>
          <w:lang w:eastAsia="en-US" w:bidi="he-IL"/>
        </w:rPr>
      </w:pPr>
      <w:hyperlink w:anchor="_Toc400370834" w:history="1">
        <w:r w:rsidR="007A57FC" w:rsidRPr="00E91BA4">
          <w:rPr>
            <w:rStyle w:val="Hyperlink"/>
            <w:noProof/>
          </w:rPr>
          <w:t>2.4.4</w:t>
        </w:r>
        <w:r w:rsidR="007A57FC">
          <w:rPr>
            <w:noProof/>
            <w:lang w:eastAsia="en-US" w:bidi="he-IL"/>
          </w:rPr>
          <w:tab/>
        </w:r>
        <w:r w:rsidR="007A57FC" w:rsidRPr="00E91BA4">
          <w:rPr>
            <w:rStyle w:val="Hyperlink"/>
            <w:noProof/>
          </w:rPr>
          <w:t>Complex Event Processor</w:t>
        </w:r>
        <w:r w:rsidR="007A57FC">
          <w:rPr>
            <w:noProof/>
            <w:webHidden/>
          </w:rPr>
          <w:tab/>
        </w:r>
        <w:r w:rsidR="007A57FC">
          <w:rPr>
            <w:noProof/>
            <w:webHidden/>
          </w:rPr>
          <w:fldChar w:fldCharType="begin"/>
        </w:r>
        <w:r w:rsidR="007A57FC">
          <w:rPr>
            <w:noProof/>
            <w:webHidden/>
          </w:rPr>
          <w:instrText xml:space="preserve"> PAGEREF _Toc400370834 \h </w:instrText>
        </w:r>
        <w:r w:rsidR="007A57FC">
          <w:rPr>
            <w:noProof/>
            <w:webHidden/>
          </w:rPr>
        </w:r>
        <w:r w:rsidR="007A57FC">
          <w:rPr>
            <w:noProof/>
            <w:webHidden/>
          </w:rPr>
          <w:fldChar w:fldCharType="separate"/>
        </w:r>
        <w:r w:rsidR="007A57FC">
          <w:rPr>
            <w:noProof/>
            <w:webHidden/>
          </w:rPr>
          <w:t>15</w:t>
        </w:r>
        <w:r w:rsidR="007A57FC">
          <w:rPr>
            <w:noProof/>
            <w:webHidden/>
          </w:rPr>
          <w:fldChar w:fldCharType="end"/>
        </w:r>
      </w:hyperlink>
    </w:p>
    <w:p w:rsidR="007A57FC" w:rsidRDefault="00465E84">
      <w:pPr>
        <w:pStyle w:val="TOC3"/>
        <w:tabs>
          <w:tab w:val="left" w:pos="1320"/>
          <w:tab w:val="right" w:leader="dot" w:pos="9350"/>
        </w:tabs>
        <w:rPr>
          <w:noProof/>
          <w:lang w:eastAsia="en-US" w:bidi="he-IL"/>
        </w:rPr>
      </w:pPr>
      <w:hyperlink w:anchor="_Toc400370835" w:history="1">
        <w:r w:rsidR="007A57FC" w:rsidRPr="00E91BA4">
          <w:rPr>
            <w:rStyle w:val="Hyperlink"/>
            <w:noProof/>
          </w:rPr>
          <w:t>2.4.5</w:t>
        </w:r>
        <w:r w:rsidR="007A57FC">
          <w:rPr>
            <w:noProof/>
            <w:lang w:eastAsia="en-US" w:bidi="he-IL"/>
          </w:rPr>
          <w:tab/>
        </w:r>
        <w:r w:rsidR="007A57FC" w:rsidRPr="00E91BA4">
          <w:rPr>
            <w:rStyle w:val="Hyperlink"/>
            <w:noProof/>
          </w:rPr>
          <w:t>Decision Management</w:t>
        </w:r>
        <w:r w:rsidR="007A57FC">
          <w:rPr>
            <w:noProof/>
            <w:webHidden/>
          </w:rPr>
          <w:tab/>
        </w:r>
        <w:r w:rsidR="007A57FC">
          <w:rPr>
            <w:noProof/>
            <w:webHidden/>
          </w:rPr>
          <w:fldChar w:fldCharType="begin"/>
        </w:r>
        <w:r w:rsidR="007A57FC">
          <w:rPr>
            <w:noProof/>
            <w:webHidden/>
          </w:rPr>
          <w:instrText xml:space="preserve"> PAGEREF _Toc400370835 \h </w:instrText>
        </w:r>
        <w:r w:rsidR="007A57FC">
          <w:rPr>
            <w:noProof/>
            <w:webHidden/>
          </w:rPr>
        </w:r>
        <w:r w:rsidR="007A57FC">
          <w:rPr>
            <w:noProof/>
            <w:webHidden/>
          </w:rPr>
          <w:fldChar w:fldCharType="separate"/>
        </w:r>
        <w:r w:rsidR="007A57FC">
          <w:rPr>
            <w:noProof/>
            <w:webHidden/>
          </w:rPr>
          <w:t>20</w:t>
        </w:r>
        <w:r w:rsidR="007A57FC">
          <w:rPr>
            <w:noProof/>
            <w:webHidden/>
          </w:rPr>
          <w:fldChar w:fldCharType="end"/>
        </w:r>
      </w:hyperlink>
    </w:p>
    <w:p w:rsidR="007A57FC" w:rsidRDefault="00465E84">
      <w:pPr>
        <w:pStyle w:val="TOC3"/>
        <w:tabs>
          <w:tab w:val="left" w:pos="1320"/>
          <w:tab w:val="right" w:leader="dot" w:pos="9350"/>
        </w:tabs>
        <w:rPr>
          <w:noProof/>
          <w:lang w:eastAsia="en-US" w:bidi="he-IL"/>
        </w:rPr>
      </w:pPr>
      <w:hyperlink w:anchor="_Toc400370836" w:history="1">
        <w:r w:rsidR="007A57FC" w:rsidRPr="00E91BA4">
          <w:rPr>
            <w:rStyle w:val="Hyperlink"/>
            <w:noProof/>
          </w:rPr>
          <w:t>2.4.6</w:t>
        </w:r>
        <w:r w:rsidR="007A57FC">
          <w:rPr>
            <w:noProof/>
            <w:lang w:eastAsia="en-US" w:bidi="he-IL"/>
          </w:rPr>
          <w:tab/>
        </w:r>
        <w:r w:rsidR="007A57FC" w:rsidRPr="00E91BA4">
          <w:rPr>
            <w:rStyle w:val="Hyperlink"/>
            <w:noProof/>
          </w:rPr>
          <w:t>Dashboard application</w:t>
        </w:r>
        <w:r w:rsidR="007A57FC">
          <w:rPr>
            <w:noProof/>
            <w:webHidden/>
          </w:rPr>
          <w:tab/>
        </w:r>
        <w:r w:rsidR="007A57FC">
          <w:rPr>
            <w:noProof/>
            <w:webHidden/>
          </w:rPr>
          <w:fldChar w:fldCharType="begin"/>
        </w:r>
        <w:r w:rsidR="007A57FC">
          <w:rPr>
            <w:noProof/>
            <w:webHidden/>
          </w:rPr>
          <w:instrText xml:space="preserve"> PAGEREF _Toc400370836 \h </w:instrText>
        </w:r>
        <w:r w:rsidR="007A57FC">
          <w:rPr>
            <w:noProof/>
            <w:webHidden/>
          </w:rPr>
        </w:r>
        <w:r w:rsidR="007A57FC">
          <w:rPr>
            <w:noProof/>
            <w:webHidden/>
          </w:rPr>
          <w:fldChar w:fldCharType="separate"/>
        </w:r>
        <w:r w:rsidR="007A57FC">
          <w:rPr>
            <w:noProof/>
            <w:webHidden/>
          </w:rPr>
          <w:t>20</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37" w:history="1">
        <w:r w:rsidR="007A57FC" w:rsidRPr="00E91BA4">
          <w:rPr>
            <w:rStyle w:val="Hyperlink"/>
            <w:noProof/>
          </w:rPr>
          <w:t>2.5</w:t>
        </w:r>
        <w:r w:rsidR="007A57FC">
          <w:rPr>
            <w:noProof/>
            <w:lang w:eastAsia="en-US" w:bidi="he-IL"/>
          </w:rPr>
          <w:tab/>
        </w:r>
        <w:r w:rsidR="007A57FC" w:rsidRPr="00E91BA4">
          <w:rPr>
            <w:rStyle w:val="Hyperlink"/>
            <w:noProof/>
          </w:rPr>
          <w:t>Build-Time Architecture</w:t>
        </w:r>
        <w:r w:rsidR="007A57FC">
          <w:rPr>
            <w:noProof/>
            <w:webHidden/>
          </w:rPr>
          <w:tab/>
        </w:r>
        <w:r w:rsidR="007A57FC">
          <w:rPr>
            <w:noProof/>
            <w:webHidden/>
          </w:rPr>
          <w:fldChar w:fldCharType="begin"/>
        </w:r>
        <w:r w:rsidR="007A57FC">
          <w:rPr>
            <w:noProof/>
            <w:webHidden/>
          </w:rPr>
          <w:instrText xml:space="preserve"> PAGEREF _Toc400370837 \h </w:instrText>
        </w:r>
        <w:r w:rsidR="007A57FC">
          <w:rPr>
            <w:noProof/>
            <w:webHidden/>
          </w:rPr>
        </w:r>
        <w:r w:rsidR="007A57FC">
          <w:rPr>
            <w:noProof/>
            <w:webHidden/>
          </w:rPr>
          <w:fldChar w:fldCharType="separate"/>
        </w:r>
        <w:r w:rsidR="007A57FC">
          <w:rPr>
            <w:noProof/>
            <w:webHidden/>
          </w:rPr>
          <w:t>20</w:t>
        </w:r>
        <w:r w:rsidR="007A57FC">
          <w:rPr>
            <w:noProof/>
            <w:webHidden/>
          </w:rPr>
          <w:fldChar w:fldCharType="end"/>
        </w:r>
      </w:hyperlink>
    </w:p>
    <w:p w:rsidR="007A57FC" w:rsidRDefault="00465E84">
      <w:pPr>
        <w:pStyle w:val="TOC3"/>
        <w:tabs>
          <w:tab w:val="left" w:pos="1320"/>
          <w:tab w:val="right" w:leader="dot" w:pos="9350"/>
        </w:tabs>
        <w:rPr>
          <w:noProof/>
          <w:lang w:eastAsia="en-US" w:bidi="he-IL"/>
        </w:rPr>
      </w:pPr>
      <w:hyperlink w:anchor="_Toc400370838" w:history="1">
        <w:r w:rsidR="007A57FC" w:rsidRPr="00E91BA4">
          <w:rPr>
            <w:rStyle w:val="Hyperlink"/>
            <w:noProof/>
          </w:rPr>
          <w:t>2.5.1</w:t>
        </w:r>
        <w:r w:rsidR="007A57FC">
          <w:rPr>
            <w:noProof/>
            <w:lang w:eastAsia="en-US" w:bidi="he-IL"/>
          </w:rPr>
          <w:tab/>
        </w:r>
        <w:r w:rsidR="007A57FC" w:rsidRPr="00E91BA4">
          <w:rPr>
            <w:rStyle w:val="Hyperlink"/>
            <w:noProof/>
          </w:rPr>
          <w:t>Event Pattern Mining</w:t>
        </w:r>
        <w:r w:rsidR="007A57FC">
          <w:rPr>
            <w:noProof/>
            <w:webHidden/>
          </w:rPr>
          <w:tab/>
        </w:r>
        <w:r w:rsidR="007A57FC">
          <w:rPr>
            <w:noProof/>
            <w:webHidden/>
          </w:rPr>
          <w:fldChar w:fldCharType="begin"/>
        </w:r>
        <w:r w:rsidR="007A57FC">
          <w:rPr>
            <w:noProof/>
            <w:webHidden/>
          </w:rPr>
          <w:instrText xml:space="preserve"> PAGEREF _Toc400370838 \h </w:instrText>
        </w:r>
        <w:r w:rsidR="007A57FC">
          <w:rPr>
            <w:noProof/>
            <w:webHidden/>
          </w:rPr>
        </w:r>
        <w:r w:rsidR="007A57FC">
          <w:rPr>
            <w:noProof/>
            <w:webHidden/>
          </w:rPr>
          <w:fldChar w:fldCharType="separate"/>
        </w:r>
        <w:r w:rsidR="007A57FC">
          <w:rPr>
            <w:noProof/>
            <w:webHidden/>
          </w:rPr>
          <w:t>20</w:t>
        </w:r>
        <w:r w:rsidR="007A57FC">
          <w:rPr>
            <w:noProof/>
            <w:webHidden/>
          </w:rPr>
          <w:fldChar w:fldCharType="end"/>
        </w:r>
      </w:hyperlink>
    </w:p>
    <w:p w:rsidR="007A57FC" w:rsidRDefault="00465E84">
      <w:pPr>
        <w:pStyle w:val="TOC3"/>
        <w:tabs>
          <w:tab w:val="left" w:pos="1320"/>
          <w:tab w:val="right" w:leader="dot" w:pos="9350"/>
        </w:tabs>
        <w:rPr>
          <w:noProof/>
          <w:lang w:eastAsia="en-US" w:bidi="he-IL"/>
        </w:rPr>
      </w:pPr>
      <w:hyperlink w:anchor="_Toc400370839" w:history="1">
        <w:r w:rsidR="007A57FC" w:rsidRPr="00E91BA4">
          <w:rPr>
            <w:rStyle w:val="Hyperlink"/>
            <w:noProof/>
          </w:rPr>
          <w:t>2.5.2</w:t>
        </w:r>
        <w:r w:rsidR="007A57FC">
          <w:rPr>
            <w:noProof/>
            <w:lang w:eastAsia="en-US" w:bidi="he-IL"/>
          </w:rPr>
          <w:tab/>
        </w:r>
        <w:r w:rsidR="007A57FC" w:rsidRPr="00E91BA4">
          <w:rPr>
            <w:rStyle w:val="Hyperlink"/>
            <w:noProof/>
          </w:rPr>
          <w:t>Authoring of CEP Rules</w:t>
        </w:r>
        <w:r w:rsidR="007A57FC">
          <w:rPr>
            <w:noProof/>
            <w:webHidden/>
          </w:rPr>
          <w:tab/>
        </w:r>
        <w:r w:rsidR="007A57FC">
          <w:rPr>
            <w:noProof/>
            <w:webHidden/>
          </w:rPr>
          <w:fldChar w:fldCharType="begin"/>
        </w:r>
        <w:r w:rsidR="007A57FC">
          <w:rPr>
            <w:noProof/>
            <w:webHidden/>
          </w:rPr>
          <w:instrText xml:space="preserve"> PAGEREF _Toc400370839 \h </w:instrText>
        </w:r>
        <w:r w:rsidR="007A57FC">
          <w:rPr>
            <w:noProof/>
            <w:webHidden/>
          </w:rPr>
        </w:r>
        <w:r w:rsidR="007A57FC">
          <w:rPr>
            <w:noProof/>
            <w:webHidden/>
          </w:rPr>
          <w:fldChar w:fldCharType="separate"/>
        </w:r>
        <w:r w:rsidR="007A57FC">
          <w:rPr>
            <w:noProof/>
            <w:webHidden/>
          </w:rPr>
          <w:t>20</w:t>
        </w:r>
        <w:r w:rsidR="007A57FC">
          <w:rPr>
            <w:noProof/>
            <w:webHidden/>
          </w:rPr>
          <w:fldChar w:fldCharType="end"/>
        </w:r>
      </w:hyperlink>
    </w:p>
    <w:p w:rsidR="007A57FC" w:rsidRDefault="00465E84">
      <w:pPr>
        <w:pStyle w:val="TOC3"/>
        <w:tabs>
          <w:tab w:val="left" w:pos="1320"/>
          <w:tab w:val="right" w:leader="dot" w:pos="9350"/>
        </w:tabs>
        <w:rPr>
          <w:noProof/>
          <w:lang w:eastAsia="en-US" w:bidi="he-IL"/>
        </w:rPr>
      </w:pPr>
      <w:hyperlink w:anchor="_Toc400370840" w:history="1">
        <w:r w:rsidR="007A57FC" w:rsidRPr="00E91BA4">
          <w:rPr>
            <w:rStyle w:val="Hyperlink"/>
            <w:noProof/>
          </w:rPr>
          <w:t>2.5.3</w:t>
        </w:r>
        <w:r w:rsidR="007A57FC">
          <w:rPr>
            <w:noProof/>
            <w:lang w:eastAsia="en-US" w:bidi="he-IL"/>
          </w:rPr>
          <w:tab/>
        </w:r>
        <w:r w:rsidR="007A57FC" w:rsidRPr="00E91BA4">
          <w:rPr>
            <w:rStyle w:val="Hyperlink"/>
            <w:noProof/>
          </w:rPr>
          <w:t>Decision Management – the Offline Part</w:t>
        </w:r>
        <w:r w:rsidR="007A57FC">
          <w:rPr>
            <w:noProof/>
            <w:webHidden/>
          </w:rPr>
          <w:tab/>
        </w:r>
        <w:r w:rsidR="007A57FC">
          <w:rPr>
            <w:noProof/>
            <w:webHidden/>
          </w:rPr>
          <w:fldChar w:fldCharType="begin"/>
        </w:r>
        <w:r w:rsidR="007A57FC">
          <w:rPr>
            <w:noProof/>
            <w:webHidden/>
          </w:rPr>
          <w:instrText xml:space="preserve"> PAGEREF _Toc400370840 \h </w:instrText>
        </w:r>
        <w:r w:rsidR="007A57FC">
          <w:rPr>
            <w:noProof/>
            <w:webHidden/>
          </w:rPr>
        </w:r>
        <w:r w:rsidR="007A57FC">
          <w:rPr>
            <w:noProof/>
            <w:webHidden/>
          </w:rPr>
          <w:fldChar w:fldCharType="separate"/>
        </w:r>
        <w:r w:rsidR="007A57FC">
          <w:rPr>
            <w:noProof/>
            <w:webHidden/>
          </w:rPr>
          <w:t>20</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41" w:history="1">
        <w:r w:rsidR="007A57FC" w:rsidRPr="00E91BA4">
          <w:rPr>
            <w:rStyle w:val="Hyperlink"/>
            <w:noProof/>
          </w:rPr>
          <w:t>2.6</w:t>
        </w:r>
        <w:r w:rsidR="007A57FC">
          <w:rPr>
            <w:noProof/>
            <w:lang w:eastAsia="en-US" w:bidi="he-IL"/>
          </w:rPr>
          <w:tab/>
        </w:r>
        <w:r w:rsidR="007A57FC" w:rsidRPr="00E91BA4">
          <w:rPr>
            <w:rStyle w:val="Hyperlink"/>
            <w:noProof/>
          </w:rPr>
          <w:t>Integration – APIs and Data Formats</w:t>
        </w:r>
        <w:r w:rsidR="007A57FC">
          <w:rPr>
            <w:noProof/>
            <w:webHidden/>
          </w:rPr>
          <w:tab/>
        </w:r>
        <w:r w:rsidR="007A57FC">
          <w:rPr>
            <w:noProof/>
            <w:webHidden/>
          </w:rPr>
          <w:fldChar w:fldCharType="begin"/>
        </w:r>
        <w:r w:rsidR="007A57FC">
          <w:rPr>
            <w:noProof/>
            <w:webHidden/>
          </w:rPr>
          <w:instrText xml:space="preserve"> PAGEREF _Toc400370841 \h </w:instrText>
        </w:r>
        <w:r w:rsidR="007A57FC">
          <w:rPr>
            <w:noProof/>
            <w:webHidden/>
          </w:rPr>
        </w:r>
        <w:r w:rsidR="007A57FC">
          <w:rPr>
            <w:noProof/>
            <w:webHidden/>
          </w:rPr>
          <w:fldChar w:fldCharType="separate"/>
        </w:r>
        <w:r w:rsidR="007A57FC">
          <w:rPr>
            <w:noProof/>
            <w:webHidden/>
          </w:rPr>
          <w:t>20</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42" w:history="1">
        <w:r w:rsidR="007A57FC" w:rsidRPr="00E91BA4">
          <w:rPr>
            <w:rStyle w:val="Hyperlink"/>
            <w:noProof/>
          </w:rPr>
          <w:t>2.7</w:t>
        </w:r>
        <w:r w:rsidR="007A57FC">
          <w:rPr>
            <w:noProof/>
            <w:lang w:eastAsia="en-US" w:bidi="he-IL"/>
          </w:rPr>
          <w:tab/>
        </w:r>
        <w:r w:rsidR="007A57FC" w:rsidRPr="00E91BA4">
          <w:rPr>
            <w:rStyle w:val="Hyperlink"/>
            <w:noProof/>
          </w:rPr>
          <w:t>Deployment Architecture</w:t>
        </w:r>
        <w:r w:rsidR="007A57FC">
          <w:rPr>
            <w:noProof/>
            <w:webHidden/>
          </w:rPr>
          <w:tab/>
        </w:r>
        <w:r w:rsidR="007A57FC">
          <w:rPr>
            <w:noProof/>
            <w:webHidden/>
          </w:rPr>
          <w:fldChar w:fldCharType="begin"/>
        </w:r>
        <w:r w:rsidR="007A57FC">
          <w:rPr>
            <w:noProof/>
            <w:webHidden/>
          </w:rPr>
          <w:instrText xml:space="preserve"> PAGEREF _Toc400370842 \h </w:instrText>
        </w:r>
        <w:r w:rsidR="007A57FC">
          <w:rPr>
            <w:noProof/>
            <w:webHidden/>
          </w:rPr>
        </w:r>
        <w:r w:rsidR="007A57FC">
          <w:rPr>
            <w:noProof/>
            <w:webHidden/>
          </w:rPr>
          <w:fldChar w:fldCharType="separate"/>
        </w:r>
        <w:r w:rsidR="007A57FC">
          <w:rPr>
            <w:noProof/>
            <w:webHidden/>
          </w:rPr>
          <w:t>21</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43" w:history="1">
        <w:r w:rsidR="007A57FC" w:rsidRPr="00E91BA4">
          <w:rPr>
            <w:rStyle w:val="Hyperlink"/>
            <w:noProof/>
          </w:rPr>
          <w:t>2.8</w:t>
        </w:r>
        <w:r w:rsidR="007A57FC">
          <w:rPr>
            <w:noProof/>
            <w:lang w:eastAsia="en-US" w:bidi="he-IL"/>
          </w:rPr>
          <w:tab/>
        </w:r>
        <w:r w:rsidR="007A57FC" w:rsidRPr="00E91BA4">
          <w:rPr>
            <w:rStyle w:val="Hyperlink"/>
            <w:noProof/>
          </w:rPr>
          <w:t>Non-Functional Aspects</w:t>
        </w:r>
        <w:r w:rsidR="007A57FC">
          <w:rPr>
            <w:noProof/>
            <w:webHidden/>
          </w:rPr>
          <w:tab/>
        </w:r>
        <w:r w:rsidR="007A57FC">
          <w:rPr>
            <w:noProof/>
            <w:webHidden/>
          </w:rPr>
          <w:fldChar w:fldCharType="begin"/>
        </w:r>
        <w:r w:rsidR="007A57FC">
          <w:rPr>
            <w:noProof/>
            <w:webHidden/>
          </w:rPr>
          <w:instrText xml:space="preserve"> PAGEREF _Toc400370843 \h </w:instrText>
        </w:r>
        <w:r w:rsidR="007A57FC">
          <w:rPr>
            <w:noProof/>
            <w:webHidden/>
          </w:rPr>
        </w:r>
        <w:r w:rsidR="007A57FC">
          <w:rPr>
            <w:noProof/>
            <w:webHidden/>
          </w:rPr>
          <w:fldChar w:fldCharType="separate"/>
        </w:r>
        <w:r w:rsidR="007A57FC">
          <w:rPr>
            <w:noProof/>
            <w:webHidden/>
          </w:rPr>
          <w:t>21</w:t>
        </w:r>
        <w:r w:rsidR="007A57FC">
          <w:rPr>
            <w:noProof/>
            <w:webHidden/>
          </w:rPr>
          <w:fldChar w:fldCharType="end"/>
        </w:r>
      </w:hyperlink>
    </w:p>
    <w:p w:rsidR="007A57FC" w:rsidRDefault="00465E84">
      <w:pPr>
        <w:pStyle w:val="TOC3"/>
        <w:tabs>
          <w:tab w:val="left" w:pos="1320"/>
          <w:tab w:val="right" w:leader="dot" w:pos="9350"/>
        </w:tabs>
        <w:rPr>
          <w:noProof/>
          <w:lang w:eastAsia="en-US" w:bidi="he-IL"/>
        </w:rPr>
      </w:pPr>
      <w:hyperlink w:anchor="_Toc400370844" w:history="1">
        <w:r w:rsidR="007A57FC" w:rsidRPr="00E91BA4">
          <w:rPr>
            <w:rStyle w:val="Hyperlink"/>
            <w:noProof/>
          </w:rPr>
          <w:t>2.8.1</w:t>
        </w:r>
        <w:r w:rsidR="007A57FC">
          <w:rPr>
            <w:noProof/>
            <w:lang w:eastAsia="en-US" w:bidi="he-IL"/>
          </w:rPr>
          <w:tab/>
        </w:r>
        <w:r w:rsidR="007A57FC" w:rsidRPr="00E91BA4">
          <w:rPr>
            <w:rStyle w:val="Hyperlink"/>
            <w:noProof/>
          </w:rPr>
          <w:t>Scalability</w:t>
        </w:r>
        <w:r w:rsidR="007A57FC">
          <w:rPr>
            <w:noProof/>
            <w:webHidden/>
          </w:rPr>
          <w:tab/>
        </w:r>
        <w:r w:rsidR="007A57FC">
          <w:rPr>
            <w:noProof/>
            <w:webHidden/>
          </w:rPr>
          <w:fldChar w:fldCharType="begin"/>
        </w:r>
        <w:r w:rsidR="007A57FC">
          <w:rPr>
            <w:noProof/>
            <w:webHidden/>
          </w:rPr>
          <w:instrText xml:space="preserve"> PAGEREF _Toc400370844 \h </w:instrText>
        </w:r>
        <w:r w:rsidR="007A57FC">
          <w:rPr>
            <w:noProof/>
            <w:webHidden/>
          </w:rPr>
        </w:r>
        <w:r w:rsidR="007A57FC">
          <w:rPr>
            <w:noProof/>
            <w:webHidden/>
          </w:rPr>
          <w:fldChar w:fldCharType="separate"/>
        </w:r>
        <w:r w:rsidR="007A57FC">
          <w:rPr>
            <w:noProof/>
            <w:webHidden/>
          </w:rPr>
          <w:t>21</w:t>
        </w:r>
        <w:r w:rsidR="007A57FC">
          <w:rPr>
            <w:noProof/>
            <w:webHidden/>
          </w:rPr>
          <w:fldChar w:fldCharType="end"/>
        </w:r>
      </w:hyperlink>
    </w:p>
    <w:p w:rsidR="007A57FC" w:rsidRDefault="00465E84">
      <w:pPr>
        <w:pStyle w:val="TOC3"/>
        <w:tabs>
          <w:tab w:val="left" w:pos="1320"/>
          <w:tab w:val="right" w:leader="dot" w:pos="9350"/>
        </w:tabs>
        <w:rPr>
          <w:noProof/>
          <w:lang w:eastAsia="en-US" w:bidi="he-IL"/>
        </w:rPr>
      </w:pPr>
      <w:hyperlink w:anchor="_Toc400370845" w:history="1">
        <w:r w:rsidR="007A57FC" w:rsidRPr="00E91BA4">
          <w:rPr>
            <w:rStyle w:val="Hyperlink"/>
            <w:noProof/>
          </w:rPr>
          <w:t>2.8.2</w:t>
        </w:r>
        <w:r w:rsidR="007A57FC">
          <w:rPr>
            <w:noProof/>
            <w:lang w:eastAsia="en-US" w:bidi="he-IL"/>
          </w:rPr>
          <w:tab/>
        </w:r>
        <w:r w:rsidR="007A57FC" w:rsidRPr="00E91BA4">
          <w:rPr>
            <w:rStyle w:val="Hyperlink"/>
            <w:noProof/>
          </w:rPr>
          <w:t>Fault Tolerance</w:t>
        </w:r>
        <w:r w:rsidR="007A57FC">
          <w:rPr>
            <w:noProof/>
            <w:webHidden/>
          </w:rPr>
          <w:tab/>
        </w:r>
        <w:r w:rsidR="007A57FC">
          <w:rPr>
            <w:noProof/>
            <w:webHidden/>
          </w:rPr>
          <w:fldChar w:fldCharType="begin"/>
        </w:r>
        <w:r w:rsidR="007A57FC">
          <w:rPr>
            <w:noProof/>
            <w:webHidden/>
          </w:rPr>
          <w:instrText xml:space="preserve"> PAGEREF _Toc400370845 \h </w:instrText>
        </w:r>
        <w:r w:rsidR="007A57FC">
          <w:rPr>
            <w:noProof/>
            <w:webHidden/>
          </w:rPr>
        </w:r>
        <w:r w:rsidR="007A57FC">
          <w:rPr>
            <w:noProof/>
            <w:webHidden/>
          </w:rPr>
          <w:fldChar w:fldCharType="separate"/>
        </w:r>
        <w:r w:rsidR="007A57FC">
          <w:rPr>
            <w:noProof/>
            <w:webHidden/>
          </w:rPr>
          <w:t>21</w:t>
        </w:r>
        <w:r w:rsidR="007A57FC">
          <w:rPr>
            <w:noProof/>
            <w:webHidden/>
          </w:rPr>
          <w:fldChar w:fldCharType="end"/>
        </w:r>
      </w:hyperlink>
    </w:p>
    <w:p w:rsidR="007A57FC" w:rsidRDefault="00465E84">
      <w:pPr>
        <w:pStyle w:val="TOC3"/>
        <w:tabs>
          <w:tab w:val="left" w:pos="1320"/>
          <w:tab w:val="right" w:leader="dot" w:pos="9350"/>
        </w:tabs>
        <w:rPr>
          <w:noProof/>
          <w:lang w:eastAsia="en-US" w:bidi="he-IL"/>
        </w:rPr>
      </w:pPr>
      <w:hyperlink w:anchor="_Toc400370846" w:history="1">
        <w:r w:rsidR="007A57FC" w:rsidRPr="00E91BA4">
          <w:rPr>
            <w:rStyle w:val="Hyperlink"/>
            <w:noProof/>
          </w:rPr>
          <w:t>2.8.3</w:t>
        </w:r>
        <w:r w:rsidR="007A57FC">
          <w:rPr>
            <w:noProof/>
            <w:lang w:eastAsia="en-US" w:bidi="he-IL"/>
          </w:rPr>
          <w:tab/>
        </w:r>
        <w:r w:rsidR="007A57FC" w:rsidRPr="00E91BA4">
          <w:rPr>
            <w:rStyle w:val="Hyperlink"/>
            <w:noProof/>
          </w:rPr>
          <w:t>Testability</w:t>
        </w:r>
        <w:r w:rsidR="007A57FC">
          <w:rPr>
            <w:noProof/>
            <w:webHidden/>
          </w:rPr>
          <w:tab/>
        </w:r>
        <w:r w:rsidR="007A57FC">
          <w:rPr>
            <w:noProof/>
            <w:webHidden/>
          </w:rPr>
          <w:fldChar w:fldCharType="begin"/>
        </w:r>
        <w:r w:rsidR="007A57FC">
          <w:rPr>
            <w:noProof/>
            <w:webHidden/>
          </w:rPr>
          <w:instrText xml:space="preserve"> PAGEREF _Toc400370846 \h </w:instrText>
        </w:r>
        <w:r w:rsidR="007A57FC">
          <w:rPr>
            <w:noProof/>
            <w:webHidden/>
          </w:rPr>
        </w:r>
        <w:r w:rsidR="007A57FC">
          <w:rPr>
            <w:noProof/>
            <w:webHidden/>
          </w:rPr>
          <w:fldChar w:fldCharType="separate"/>
        </w:r>
        <w:r w:rsidR="007A57FC">
          <w:rPr>
            <w:noProof/>
            <w:webHidden/>
          </w:rPr>
          <w:t>21</w:t>
        </w:r>
        <w:r w:rsidR="007A57FC">
          <w:rPr>
            <w:noProof/>
            <w:webHidden/>
          </w:rPr>
          <w:fldChar w:fldCharType="end"/>
        </w:r>
      </w:hyperlink>
    </w:p>
    <w:p w:rsidR="007A57FC" w:rsidRDefault="00465E84">
      <w:pPr>
        <w:pStyle w:val="TOC1"/>
        <w:tabs>
          <w:tab w:val="left" w:pos="440"/>
          <w:tab w:val="right" w:leader="dot" w:pos="9350"/>
        </w:tabs>
        <w:rPr>
          <w:noProof/>
          <w:lang w:eastAsia="en-US" w:bidi="he-IL"/>
        </w:rPr>
      </w:pPr>
      <w:hyperlink w:anchor="_Toc400370847" w:history="1">
        <w:r w:rsidR="007A57FC" w:rsidRPr="00E91BA4">
          <w:rPr>
            <w:rStyle w:val="Hyperlink"/>
            <w:noProof/>
          </w:rPr>
          <w:t>3</w:t>
        </w:r>
        <w:r w:rsidR="007A57FC">
          <w:rPr>
            <w:noProof/>
            <w:lang w:eastAsia="en-US" w:bidi="he-IL"/>
          </w:rPr>
          <w:tab/>
        </w:r>
        <w:r w:rsidR="007A57FC" w:rsidRPr="00E91BA4">
          <w:rPr>
            <w:rStyle w:val="Hyperlink"/>
            <w:noProof/>
          </w:rPr>
          <w:t>Conclusions</w:t>
        </w:r>
        <w:r w:rsidR="007A57FC">
          <w:rPr>
            <w:noProof/>
            <w:webHidden/>
          </w:rPr>
          <w:tab/>
        </w:r>
        <w:r w:rsidR="007A57FC">
          <w:rPr>
            <w:noProof/>
            <w:webHidden/>
          </w:rPr>
          <w:fldChar w:fldCharType="begin"/>
        </w:r>
        <w:r w:rsidR="007A57FC">
          <w:rPr>
            <w:noProof/>
            <w:webHidden/>
          </w:rPr>
          <w:instrText xml:space="preserve"> PAGEREF _Toc400370847 \h </w:instrText>
        </w:r>
        <w:r w:rsidR="007A57FC">
          <w:rPr>
            <w:noProof/>
            <w:webHidden/>
          </w:rPr>
        </w:r>
        <w:r w:rsidR="007A57FC">
          <w:rPr>
            <w:noProof/>
            <w:webHidden/>
          </w:rPr>
          <w:fldChar w:fldCharType="separate"/>
        </w:r>
        <w:r w:rsidR="007A57FC">
          <w:rPr>
            <w:noProof/>
            <w:webHidden/>
          </w:rPr>
          <w:t>22</w:t>
        </w:r>
        <w:r w:rsidR="007A57FC">
          <w:rPr>
            <w:noProof/>
            <w:webHidden/>
          </w:rPr>
          <w:fldChar w:fldCharType="end"/>
        </w:r>
      </w:hyperlink>
    </w:p>
    <w:p w:rsidR="007A57FC" w:rsidRDefault="00465E84">
      <w:pPr>
        <w:pStyle w:val="TOC1"/>
        <w:tabs>
          <w:tab w:val="left" w:pos="440"/>
          <w:tab w:val="right" w:leader="dot" w:pos="9350"/>
        </w:tabs>
        <w:rPr>
          <w:noProof/>
          <w:lang w:eastAsia="en-US" w:bidi="he-IL"/>
        </w:rPr>
      </w:pPr>
      <w:hyperlink w:anchor="_Toc400370848" w:history="1">
        <w:r w:rsidR="007A57FC" w:rsidRPr="00E91BA4">
          <w:rPr>
            <w:rStyle w:val="Hyperlink"/>
            <w:noProof/>
          </w:rPr>
          <w:t>4</w:t>
        </w:r>
        <w:r w:rsidR="007A57FC">
          <w:rPr>
            <w:noProof/>
            <w:lang w:eastAsia="en-US" w:bidi="he-IL"/>
          </w:rPr>
          <w:tab/>
        </w:r>
        <w:r w:rsidR="007A57FC" w:rsidRPr="00E91BA4">
          <w:rPr>
            <w:rStyle w:val="Hyperlink"/>
            <w:noProof/>
          </w:rPr>
          <w:t>Appendix – Technology Evaluation</w:t>
        </w:r>
        <w:r w:rsidR="007A57FC">
          <w:rPr>
            <w:noProof/>
            <w:webHidden/>
          </w:rPr>
          <w:tab/>
        </w:r>
        <w:r w:rsidR="007A57FC">
          <w:rPr>
            <w:noProof/>
            <w:webHidden/>
          </w:rPr>
          <w:fldChar w:fldCharType="begin"/>
        </w:r>
        <w:r w:rsidR="007A57FC">
          <w:rPr>
            <w:noProof/>
            <w:webHidden/>
          </w:rPr>
          <w:instrText xml:space="preserve"> PAGEREF _Toc400370848 \h </w:instrText>
        </w:r>
        <w:r w:rsidR="007A57FC">
          <w:rPr>
            <w:noProof/>
            <w:webHidden/>
          </w:rPr>
        </w:r>
        <w:r w:rsidR="007A57FC">
          <w:rPr>
            <w:noProof/>
            <w:webHidden/>
          </w:rPr>
          <w:fldChar w:fldCharType="separate"/>
        </w:r>
        <w:r w:rsidR="007A57FC">
          <w:rPr>
            <w:noProof/>
            <w:webHidden/>
          </w:rPr>
          <w:t>22</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49" w:history="1">
        <w:r w:rsidR="007A57FC" w:rsidRPr="00E91BA4">
          <w:rPr>
            <w:rStyle w:val="Hyperlink"/>
            <w:noProof/>
          </w:rPr>
          <w:t>4.1</w:t>
        </w:r>
        <w:r w:rsidR="007A57FC">
          <w:rPr>
            <w:noProof/>
            <w:lang w:eastAsia="en-US" w:bidi="he-IL"/>
          </w:rPr>
          <w:tab/>
        </w:r>
        <w:r w:rsidR="007A57FC" w:rsidRPr="00E91BA4">
          <w:rPr>
            <w:rStyle w:val="Hyperlink"/>
            <w:noProof/>
          </w:rPr>
          <w:t>Stream Processing – requirements and evaluation criteria</w:t>
        </w:r>
        <w:r w:rsidR="007A57FC">
          <w:rPr>
            <w:noProof/>
            <w:webHidden/>
          </w:rPr>
          <w:tab/>
        </w:r>
        <w:r w:rsidR="007A57FC">
          <w:rPr>
            <w:noProof/>
            <w:webHidden/>
          </w:rPr>
          <w:fldChar w:fldCharType="begin"/>
        </w:r>
        <w:r w:rsidR="007A57FC">
          <w:rPr>
            <w:noProof/>
            <w:webHidden/>
          </w:rPr>
          <w:instrText xml:space="preserve"> PAGEREF _Toc400370849 \h </w:instrText>
        </w:r>
        <w:r w:rsidR="007A57FC">
          <w:rPr>
            <w:noProof/>
            <w:webHidden/>
          </w:rPr>
        </w:r>
        <w:r w:rsidR="007A57FC">
          <w:rPr>
            <w:noProof/>
            <w:webHidden/>
          </w:rPr>
          <w:fldChar w:fldCharType="separate"/>
        </w:r>
        <w:r w:rsidR="007A57FC">
          <w:rPr>
            <w:noProof/>
            <w:webHidden/>
          </w:rPr>
          <w:t>22</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50" w:history="1">
        <w:r w:rsidR="007A57FC" w:rsidRPr="00E91BA4">
          <w:rPr>
            <w:rStyle w:val="Hyperlink"/>
            <w:noProof/>
          </w:rPr>
          <w:t>4.2</w:t>
        </w:r>
        <w:r w:rsidR="007A57FC">
          <w:rPr>
            <w:noProof/>
            <w:lang w:eastAsia="en-US" w:bidi="he-IL"/>
          </w:rPr>
          <w:tab/>
        </w:r>
        <w:r w:rsidR="007A57FC" w:rsidRPr="00E91BA4">
          <w:rPr>
            <w:rStyle w:val="Hyperlink"/>
            <w:noProof/>
          </w:rPr>
          <w:t>Storm</w:t>
        </w:r>
        <w:r w:rsidR="007A57FC">
          <w:rPr>
            <w:noProof/>
            <w:webHidden/>
          </w:rPr>
          <w:tab/>
        </w:r>
        <w:r w:rsidR="007A57FC">
          <w:rPr>
            <w:noProof/>
            <w:webHidden/>
          </w:rPr>
          <w:fldChar w:fldCharType="begin"/>
        </w:r>
        <w:r w:rsidR="007A57FC">
          <w:rPr>
            <w:noProof/>
            <w:webHidden/>
          </w:rPr>
          <w:instrText xml:space="preserve"> PAGEREF _Toc400370850 \h </w:instrText>
        </w:r>
        <w:r w:rsidR="007A57FC">
          <w:rPr>
            <w:noProof/>
            <w:webHidden/>
          </w:rPr>
        </w:r>
        <w:r w:rsidR="007A57FC">
          <w:rPr>
            <w:noProof/>
            <w:webHidden/>
          </w:rPr>
          <w:fldChar w:fldCharType="separate"/>
        </w:r>
        <w:r w:rsidR="007A57FC">
          <w:rPr>
            <w:noProof/>
            <w:webHidden/>
          </w:rPr>
          <w:t>22</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51" w:history="1">
        <w:r w:rsidR="007A57FC" w:rsidRPr="00E91BA4">
          <w:rPr>
            <w:rStyle w:val="Hyperlink"/>
            <w:noProof/>
          </w:rPr>
          <w:t>4.3</w:t>
        </w:r>
        <w:r w:rsidR="007A57FC">
          <w:rPr>
            <w:noProof/>
            <w:lang w:eastAsia="en-US" w:bidi="he-IL"/>
          </w:rPr>
          <w:tab/>
        </w:r>
        <w:r w:rsidR="007A57FC" w:rsidRPr="00E91BA4">
          <w:rPr>
            <w:rStyle w:val="Hyperlink"/>
            <w:noProof/>
          </w:rPr>
          <w:t>Akka</w:t>
        </w:r>
        <w:r w:rsidR="007A57FC">
          <w:rPr>
            <w:noProof/>
            <w:webHidden/>
          </w:rPr>
          <w:tab/>
        </w:r>
        <w:r w:rsidR="007A57FC">
          <w:rPr>
            <w:noProof/>
            <w:webHidden/>
          </w:rPr>
          <w:fldChar w:fldCharType="begin"/>
        </w:r>
        <w:r w:rsidR="007A57FC">
          <w:rPr>
            <w:noProof/>
            <w:webHidden/>
          </w:rPr>
          <w:instrText xml:space="preserve"> PAGEREF _Toc400370851 \h </w:instrText>
        </w:r>
        <w:r w:rsidR="007A57FC">
          <w:rPr>
            <w:noProof/>
            <w:webHidden/>
          </w:rPr>
        </w:r>
        <w:r w:rsidR="007A57FC">
          <w:rPr>
            <w:noProof/>
            <w:webHidden/>
          </w:rPr>
          <w:fldChar w:fldCharType="separate"/>
        </w:r>
        <w:r w:rsidR="007A57FC">
          <w:rPr>
            <w:noProof/>
            <w:webHidden/>
          </w:rPr>
          <w:t>22</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52" w:history="1">
        <w:r w:rsidR="007A57FC" w:rsidRPr="00E91BA4">
          <w:rPr>
            <w:rStyle w:val="Hyperlink"/>
            <w:noProof/>
          </w:rPr>
          <w:t>4.4</w:t>
        </w:r>
        <w:r w:rsidR="007A57FC">
          <w:rPr>
            <w:noProof/>
            <w:lang w:eastAsia="en-US" w:bidi="he-IL"/>
          </w:rPr>
          <w:tab/>
        </w:r>
        <w:r w:rsidR="007A57FC" w:rsidRPr="00E91BA4">
          <w:rPr>
            <w:rStyle w:val="Hyperlink"/>
            <w:noProof/>
          </w:rPr>
          <w:t>Spark Streaming</w:t>
        </w:r>
        <w:r w:rsidR="007A57FC">
          <w:rPr>
            <w:noProof/>
            <w:webHidden/>
          </w:rPr>
          <w:tab/>
        </w:r>
        <w:r w:rsidR="007A57FC">
          <w:rPr>
            <w:noProof/>
            <w:webHidden/>
          </w:rPr>
          <w:fldChar w:fldCharType="begin"/>
        </w:r>
        <w:r w:rsidR="007A57FC">
          <w:rPr>
            <w:noProof/>
            <w:webHidden/>
          </w:rPr>
          <w:instrText xml:space="preserve"> PAGEREF _Toc400370852 \h </w:instrText>
        </w:r>
        <w:r w:rsidR="007A57FC">
          <w:rPr>
            <w:noProof/>
            <w:webHidden/>
          </w:rPr>
        </w:r>
        <w:r w:rsidR="007A57FC">
          <w:rPr>
            <w:noProof/>
            <w:webHidden/>
          </w:rPr>
          <w:fldChar w:fldCharType="separate"/>
        </w:r>
        <w:r w:rsidR="007A57FC">
          <w:rPr>
            <w:noProof/>
            <w:webHidden/>
          </w:rPr>
          <w:t>22</w:t>
        </w:r>
        <w:r w:rsidR="007A57FC">
          <w:rPr>
            <w:noProof/>
            <w:webHidden/>
          </w:rPr>
          <w:fldChar w:fldCharType="end"/>
        </w:r>
      </w:hyperlink>
    </w:p>
    <w:p w:rsidR="007A57FC" w:rsidRDefault="00465E84">
      <w:pPr>
        <w:pStyle w:val="TOC2"/>
        <w:tabs>
          <w:tab w:val="left" w:pos="880"/>
          <w:tab w:val="right" w:leader="dot" w:pos="9350"/>
        </w:tabs>
        <w:rPr>
          <w:noProof/>
          <w:lang w:eastAsia="en-US" w:bidi="he-IL"/>
        </w:rPr>
      </w:pPr>
      <w:hyperlink w:anchor="_Toc400370853" w:history="1">
        <w:r w:rsidR="007A57FC" w:rsidRPr="00E91BA4">
          <w:rPr>
            <w:rStyle w:val="Hyperlink"/>
            <w:noProof/>
          </w:rPr>
          <w:t>4.5</w:t>
        </w:r>
        <w:r w:rsidR="007A57FC">
          <w:rPr>
            <w:noProof/>
            <w:lang w:eastAsia="en-US" w:bidi="he-IL"/>
          </w:rPr>
          <w:tab/>
        </w:r>
        <w:r w:rsidR="007A57FC" w:rsidRPr="00E91BA4">
          <w:rPr>
            <w:rStyle w:val="Hyperlink"/>
            <w:noProof/>
          </w:rPr>
          <w:t>Choice of the Messaging Platform</w:t>
        </w:r>
        <w:r w:rsidR="007A57FC">
          <w:rPr>
            <w:noProof/>
            <w:webHidden/>
          </w:rPr>
          <w:tab/>
        </w:r>
        <w:r w:rsidR="007A57FC">
          <w:rPr>
            <w:noProof/>
            <w:webHidden/>
          </w:rPr>
          <w:fldChar w:fldCharType="begin"/>
        </w:r>
        <w:r w:rsidR="007A57FC">
          <w:rPr>
            <w:noProof/>
            <w:webHidden/>
          </w:rPr>
          <w:instrText xml:space="preserve"> PAGEREF _Toc400370853 \h </w:instrText>
        </w:r>
        <w:r w:rsidR="007A57FC">
          <w:rPr>
            <w:noProof/>
            <w:webHidden/>
          </w:rPr>
        </w:r>
        <w:r w:rsidR="007A57FC">
          <w:rPr>
            <w:noProof/>
            <w:webHidden/>
          </w:rPr>
          <w:fldChar w:fldCharType="separate"/>
        </w:r>
        <w:r w:rsidR="007A57FC">
          <w:rPr>
            <w:noProof/>
            <w:webHidden/>
          </w:rPr>
          <w:t>22</w:t>
        </w:r>
        <w:r w:rsidR="007A57FC">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3B1163" w:rsidRDefault="003B1163">
      <w:pPr>
        <w:sectPr w:rsidR="003B1163" w:rsidSect="003B1163">
          <w:headerReference w:type="default" r:id="rId12"/>
          <w:footerReference w:type="default" r:id="rId13"/>
          <w:pgSz w:w="12240" w:h="15840"/>
          <w:pgMar w:top="1440" w:right="1440" w:bottom="1440" w:left="1440" w:header="720" w:footer="720" w:gutter="0"/>
          <w:pgNumType w:fmt="lowerRoman"/>
          <w:cols w:space="720"/>
          <w:titlePg/>
          <w:docGrid w:linePitch="360"/>
        </w:sectPr>
      </w:pPr>
    </w:p>
    <w:p w:rsidR="00F65F88" w:rsidRDefault="00F65F88"/>
    <w:p w:rsidR="00062747" w:rsidRPr="0040646D" w:rsidRDefault="00062747">
      <w:pPr>
        <w:rPr>
          <w:b/>
          <w:color w:val="17365D" w:themeColor="text2" w:themeShade="BF"/>
        </w:rPr>
      </w:pPr>
    </w:p>
    <w:p w:rsidR="00DB4CDC" w:rsidRDefault="00DB4CDC" w:rsidP="00DB4CDC">
      <w:pPr>
        <w:pStyle w:val="Heading1"/>
      </w:pPr>
      <w:bookmarkStart w:id="1" w:name="_Toc400370822"/>
      <w:r>
        <w:t>Introduction</w:t>
      </w:r>
      <w:bookmarkEnd w:id="1"/>
    </w:p>
    <w:p w:rsidR="000842F0" w:rsidRPr="006465F5" w:rsidRDefault="000842F0" w:rsidP="00E80A43">
      <w:pPr>
        <w:pStyle w:val="Heading2"/>
      </w:pPr>
      <w:bookmarkStart w:id="2" w:name="_Toc400370823"/>
      <w:commentRangeStart w:id="3"/>
      <w:r w:rsidRPr="006465F5">
        <w:t>History</w:t>
      </w:r>
      <w:commentRangeEnd w:id="3"/>
      <w:r w:rsidR="005C4B5D">
        <w:rPr>
          <w:rStyle w:val="CommentReference"/>
          <w:rFonts w:asciiTheme="minorHAnsi" w:eastAsiaTheme="minorEastAsia" w:hAnsiTheme="minorHAnsi" w:cstheme="minorBidi"/>
          <w:b w:val="0"/>
          <w:bCs w:val="0"/>
          <w:color w:val="auto"/>
        </w:rPr>
        <w:commentReference w:id="3"/>
      </w:r>
      <w:r w:rsidRPr="006465F5">
        <w:t xml:space="preserve"> of the document</w:t>
      </w:r>
      <w:bookmarkEnd w:id="2"/>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 xml:space="preserve">Alexander </w:t>
            </w:r>
            <w:proofErr w:type="spellStart"/>
            <w:r>
              <w:rPr>
                <w:rFonts w:eastAsia="MS Mincho"/>
                <w:lang w:eastAsia="ja-JP"/>
              </w:rPr>
              <w:t>Artikis</w:t>
            </w:r>
            <w:proofErr w:type="spellEnd"/>
            <w:r>
              <w:rPr>
                <w:rFonts w:eastAsia="MS Mincho"/>
                <w:lang w:eastAsia="ja-JP"/>
              </w:rPr>
              <w:t xml:space="preserve"> (NCSR)</w:t>
            </w:r>
          </w:p>
        </w:tc>
        <w:tc>
          <w:tcPr>
            <w:tcW w:w="4068" w:type="dxa"/>
          </w:tcPr>
          <w:p w:rsidR="000842F0" w:rsidRDefault="000842F0" w:rsidP="000842F0">
            <w:pPr>
              <w:jc w:val="both"/>
              <w:rPr>
                <w:rFonts w:eastAsia="MS Mincho"/>
                <w:lang w:eastAsia="ja-JP"/>
              </w:rPr>
            </w:pPr>
            <w:r>
              <w:rPr>
                <w:rFonts w:eastAsia="MS Mincho"/>
                <w:lang w:eastAsia="ja-JP"/>
              </w:rPr>
              <w:t>Set up the document</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 xml:space="preserve">Alexander </w:t>
            </w:r>
            <w:proofErr w:type="spellStart"/>
            <w:r>
              <w:rPr>
                <w:rFonts w:eastAsia="MS Mincho"/>
                <w:lang w:eastAsia="ja-JP"/>
              </w:rPr>
              <w:t>Artikis</w:t>
            </w:r>
            <w:proofErr w:type="spellEnd"/>
            <w:r>
              <w:rPr>
                <w:rFonts w:eastAsia="MS Mincho"/>
                <w:lang w:eastAsia="ja-JP"/>
              </w:rPr>
              <w:t xml:space="preserve"> (NCSR)</w:t>
            </w:r>
          </w:p>
        </w:tc>
        <w:tc>
          <w:tcPr>
            <w:tcW w:w="4068" w:type="dxa"/>
          </w:tcPr>
          <w:p w:rsidR="000842F0" w:rsidRDefault="000842F0" w:rsidP="000842F0">
            <w:pPr>
              <w:jc w:val="both"/>
              <w:rPr>
                <w:rFonts w:eastAsia="MS Mincho"/>
                <w:lang w:eastAsia="ja-JP"/>
              </w:rPr>
            </w:pPr>
            <w:r>
              <w:rPr>
                <w:rFonts w:eastAsia="MS Mincho"/>
                <w:lang w:eastAsia="ja-JP"/>
              </w:rPr>
              <w:t>Content adjusted</w:t>
            </w:r>
          </w:p>
        </w:tc>
      </w:tr>
    </w:tbl>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4" w:name="_Toc400370824"/>
      <w:r w:rsidRPr="0040646D">
        <w:rPr>
          <w:lang w:eastAsia="ja-JP"/>
        </w:rPr>
        <w:t>Purpose and Scope of the Document</w:t>
      </w:r>
      <w:bookmarkEnd w:id="4"/>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Briefly state the purpose and scope of the deliverable, and indicate the target </w:t>
      </w:r>
      <w:commentRangeStart w:id="5"/>
      <w:r>
        <w:rPr>
          <w:rFonts w:eastAsia="MS Mincho"/>
          <w:lang w:eastAsia="ja-JP"/>
        </w:rPr>
        <w:t>readership</w:t>
      </w:r>
      <w:commentRangeEnd w:id="5"/>
      <w:r w:rsidR="00FF35C0">
        <w:rPr>
          <w:rStyle w:val="CommentReference"/>
        </w:rPr>
        <w:commentReference w:id="5"/>
      </w:r>
    </w:p>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6" w:name="_Toc400370825"/>
      <w:r w:rsidRPr="0040646D">
        <w:rPr>
          <w:lang w:eastAsia="ja-JP"/>
        </w:rPr>
        <w:t>Relationship with Other Documents</w:t>
      </w:r>
      <w:bookmarkEnd w:id="6"/>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Describe how the deliverable relates to other deliverables and </w:t>
      </w:r>
      <w:commentRangeStart w:id="7"/>
      <w:r>
        <w:rPr>
          <w:rFonts w:eastAsia="MS Mincho"/>
          <w:lang w:eastAsia="ja-JP"/>
        </w:rPr>
        <w:t>papers</w:t>
      </w:r>
      <w:commentRangeEnd w:id="7"/>
      <w:r w:rsidR="00B56E22">
        <w:rPr>
          <w:rStyle w:val="CommentReference"/>
        </w:rPr>
        <w:commentReference w:id="7"/>
      </w:r>
    </w:p>
    <w:p w:rsidR="0040646D" w:rsidRDefault="0040646D">
      <w:pPr>
        <w:rPr>
          <w:rFonts w:eastAsia="MS Mincho"/>
          <w:lang w:eastAsia="ja-JP"/>
        </w:rPr>
      </w:pPr>
      <w:r>
        <w:rPr>
          <w:rFonts w:eastAsia="MS Mincho"/>
          <w:lang w:eastAsia="ja-JP"/>
        </w:rPr>
        <w:br w:type="page"/>
      </w:r>
    </w:p>
    <w:p w:rsidR="008A0E10" w:rsidRDefault="00490DC6" w:rsidP="00490DC6">
      <w:pPr>
        <w:pStyle w:val="Heading1"/>
        <w:rPr>
          <w:lang w:eastAsia="ja-JP"/>
        </w:rPr>
      </w:pPr>
      <w:bookmarkStart w:id="8" w:name="_Toc400370826"/>
      <w:r>
        <w:rPr>
          <w:lang w:eastAsia="ja-JP"/>
        </w:rPr>
        <w:lastRenderedPageBreak/>
        <w:t>Main Sections</w:t>
      </w:r>
      <w:bookmarkEnd w:id="8"/>
    </w:p>
    <w:p w:rsidR="00E93AD1" w:rsidRPr="00E93AD1" w:rsidRDefault="00E93AD1" w:rsidP="00E80A43">
      <w:pPr>
        <w:pStyle w:val="Heading2"/>
        <w:rPr>
          <w:lang w:eastAsia="ja-JP"/>
        </w:rPr>
      </w:pPr>
      <w:bookmarkStart w:id="9" w:name="_Toc400370827"/>
      <w:r w:rsidRPr="00E93AD1">
        <w:rPr>
          <w:lang w:eastAsia="ja-JP"/>
        </w:rPr>
        <w:t>System Requirements</w:t>
      </w:r>
      <w:bookmarkEnd w:id="9"/>
    </w:p>
    <w:p w:rsidR="00E93AD1" w:rsidRPr="00E93AD1" w:rsidRDefault="00E93AD1" w:rsidP="00E93AD1">
      <w:pPr>
        <w:rPr>
          <w:rFonts w:eastAsia="MS Mincho"/>
          <w:lang w:eastAsia="ja-JP"/>
        </w:rPr>
      </w:pPr>
      <w:r w:rsidRPr="00E93AD1">
        <w:rPr>
          <w:rFonts w:eastAsia="MS Mincho"/>
          <w:lang w:eastAsia="ja-JP"/>
        </w:rPr>
        <w:t xml:space="preserve">This section lays out the main requirements for SPEEDD prototype. The requirements are based on the requirements documents provided by the use </w:t>
      </w:r>
      <w:commentRangeStart w:id="10"/>
      <w:r w:rsidRPr="00E93AD1">
        <w:rPr>
          <w:rFonts w:eastAsia="MS Mincho"/>
          <w:lang w:eastAsia="ja-JP"/>
        </w:rPr>
        <w:t>cases</w:t>
      </w:r>
      <w:commentRangeEnd w:id="10"/>
      <w:r w:rsidR="00BF6534">
        <w:rPr>
          <w:rStyle w:val="CommentReference"/>
        </w:rPr>
        <w:commentReference w:id="10"/>
      </w:r>
      <w:r w:rsidRPr="00E93AD1">
        <w:rPr>
          <w:rFonts w:eastAsia="MS Mincho"/>
          <w:lang w:eastAsia="ja-JP"/>
        </w:rPr>
        <w:t>.</w:t>
      </w:r>
    </w:p>
    <w:p w:rsidR="00E93AD1" w:rsidRPr="00E93AD1" w:rsidRDefault="00E93AD1" w:rsidP="00E80A43">
      <w:pPr>
        <w:pStyle w:val="Heading2"/>
        <w:rPr>
          <w:lang w:eastAsia="ja-JP"/>
        </w:rPr>
      </w:pPr>
      <w:bookmarkStart w:id="11" w:name="_Toc400370828"/>
      <w:r w:rsidRPr="00E93AD1">
        <w:rPr>
          <w:lang w:eastAsia="ja-JP"/>
        </w:rPr>
        <w:t>Approach</w:t>
      </w:r>
      <w:bookmarkEnd w:id="11"/>
    </w:p>
    <w:p w:rsidR="00E93AD1" w:rsidRPr="00E93AD1" w:rsidRDefault="00E93AD1" w:rsidP="00E93AD1">
      <w:pPr>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F87A3D">
      <w:pPr>
        <w:rPr>
          <w:rFonts w:eastAsia="MS Mincho"/>
          <w:lang w:eastAsia="ja-JP"/>
        </w:rPr>
      </w:pPr>
      <w:r w:rsidRPr="00E93AD1">
        <w:rPr>
          <w:rFonts w:eastAsia="MS Mincho"/>
          <w:lang w:eastAsia="ja-JP"/>
        </w:rPr>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F87A3D">
        <w:rPr>
          <w:rFonts w:eastAsia="MS Mincho"/>
          <w:lang w:eastAsia="ja-JP"/>
        </w:rPr>
      </w:r>
      <w:r w:rsidR="00F87A3D">
        <w:rPr>
          <w:rFonts w:eastAsia="MS Mincho"/>
          <w:lang w:eastAsia="ja-JP"/>
        </w:rPr>
        <w:fldChar w:fldCharType="separate"/>
      </w:r>
      <w:r w:rsidR="00B2375B">
        <w:t xml:space="preserve">Figure </w:t>
      </w:r>
      <w:r w:rsidR="00B2375B">
        <w:rPr>
          <w:rFonts w:hint="cs"/>
          <w:noProof/>
          <w:cs/>
        </w:rPr>
        <w:t>‎</w:t>
      </w:r>
      <w:r w:rsidR="00B2375B">
        <w:rPr>
          <w:noProof/>
        </w:rPr>
        <w:t>2</w:t>
      </w:r>
      <w:r w:rsidR="00B2375B">
        <w:t>.</w:t>
      </w:r>
      <w:r w:rsidR="00B2375B">
        <w:rPr>
          <w:noProof/>
        </w:rPr>
        <w:t>1</w:t>
      </w:r>
      <w:r w:rsidR="00F87A3D">
        <w:rPr>
          <w:rFonts w:eastAsia="MS Mincho"/>
          <w:lang w:eastAsia="ja-JP"/>
        </w:rPr>
        <w:fldChar w:fldCharType="end"/>
      </w:r>
      <w:r w:rsidRPr="00E93AD1">
        <w:rPr>
          <w:rFonts w:eastAsia="MS Mincho"/>
          <w:lang w:eastAsia="ja-JP"/>
        </w:rPr>
        <w:t>:</w:t>
      </w:r>
    </w:p>
    <w:p w:rsidR="003767D8" w:rsidRPr="003767D8" w:rsidRDefault="00E93AD1" w:rsidP="003C5797">
      <w:pPr>
        <w:pStyle w:val="ListParagraph"/>
        <w:numPr>
          <w:ilvl w:val="0"/>
          <w:numId w:val="11"/>
        </w:numPr>
        <w:rPr>
          <w:rFonts w:eastAsia="MS Mincho"/>
          <w:lang w:eastAsia="ja-JP"/>
        </w:rPr>
      </w:pPr>
      <w:r w:rsidRPr="003767D8">
        <w:rPr>
          <w:rFonts w:eastAsia="MS Mincho"/>
          <w:lang w:eastAsia="ja-JP"/>
        </w:rPr>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5797">
        <w:rPr>
          <w:rFonts w:eastAsia="MS Mincho"/>
          <w:lang w:eastAsia="ja-JP"/>
        </w:rPr>
        <w:fldChar w:fldCharType="begin"/>
      </w:r>
      <w:r w:rsidR="003C5797">
        <w:rPr>
          <w:rFonts w:eastAsia="MS Mincho"/>
          <w:lang w:eastAsia="ja-JP"/>
        </w:rPr>
        <w:instrText xml:space="preserve"> REF _Ref399699634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2.5</w:t>
      </w:r>
      <w:r w:rsidR="003C5797">
        <w:rPr>
          <w:rFonts w:eastAsia="MS Mincho"/>
          <w:lang w:eastAsia="ja-JP"/>
        </w:rPr>
        <w:fldChar w:fldCharType="end"/>
      </w:r>
      <w:r w:rsidRPr="003767D8">
        <w:rPr>
          <w:rFonts w:eastAsia="MS Mincho"/>
          <w:lang w:eastAsia="ja-JP"/>
        </w:rPr>
        <w:t>).</w:t>
      </w:r>
    </w:p>
    <w:p w:rsidR="003767D8" w:rsidRDefault="00E93AD1" w:rsidP="003767D8">
      <w:pPr>
        <w:pStyle w:val="ListParagraph"/>
        <w:numPr>
          <w:ilvl w:val="0"/>
          <w:numId w:val="11"/>
        </w:numPr>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3767D8">
      <w:pPr>
        <w:pStyle w:val="ListParagraph"/>
        <w:numPr>
          <w:ilvl w:val="0"/>
          <w:numId w:val="11"/>
        </w:numPr>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eastAsia="en-US" w:bidi="he-IL"/>
        </w:rPr>
        <w:lastRenderedPageBreak/>
        <w:drawing>
          <wp:inline distT="0" distB="0" distL="0" distR="0" wp14:anchorId="0B274CA7" wp14:editId="7DB4535E">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12" w:name="_Ref399691441"/>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1</w:t>
      </w:r>
      <w:r w:rsidR="00465E84">
        <w:rPr>
          <w:noProof/>
        </w:rPr>
        <w:fldChar w:fldCharType="end"/>
      </w:r>
      <w:bookmarkEnd w:id="12"/>
      <w:r w:rsidRPr="000945D3">
        <w:t>- SPEEDD design architecture approach</w:t>
      </w:r>
    </w:p>
    <w:p w:rsidR="00E93AD1" w:rsidRPr="00E93AD1" w:rsidRDefault="00E93AD1" w:rsidP="00E80A43">
      <w:pPr>
        <w:pStyle w:val="Heading2"/>
        <w:rPr>
          <w:lang w:eastAsia="ja-JP"/>
        </w:rPr>
      </w:pPr>
      <w:r w:rsidRPr="00E93AD1">
        <w:rPr>
          <w:lang w:eastAsia="ja-JP"/>
        </w:rPr>
        <w:t xml:space="preserve"> </w:t>
      </w:r>
      <w:bookmarkStart w:id="13" w:name="_Ref399699618"/>
      <w:bookmarkStart w:id="14" w:name="_Toc400370829"/>
      <w:r w:rsidRPr="00E93AD1">
        <w:rPr>
          <w:lang w:eastAsia="ja-JP"/>
        </w:rPr>
        <w:t>Conceptual Architecture</w:t>
      </w:r>
      <w:bookmarkEnd w:id="13"/>
      <w:bookmarkEnd w:id="14"/>
    </w:p>
    <w:p w:rsidR="00E93AD1" w:rsidRPr="00E93AD1" w:rsidRDefault="00E93AD1" w:rsidP="00E93AD1">
      <w:pPr>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E93AD1">
      <w:pPr>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2</w:t>
      </w:r>
      <w:r>
        <w:rPr>
          <w:rFonts w:eastAsia="MS Mincho"/>
          <w:lang w:eastAsia="ja-JP"/>
        </w:rPr>
        <w:fldChar w:fldCharType="end"/>
      </w:r>
      <w:r>
        <w:rPr>
          <w:rFonts w:eastAsia="MS Mincho"/>
          <w:lang w:eastAsia="ja-JP"/>
        </w:rPr>
        <w:t xml:space="preserve"> </w:t>
      </w:r>
      <w:r w:rsidR="00E93AD1" w:rsidRPr="00E93AD1">
        <w:rPr>
          <w:rFonts w:eastAsia="MS Mincho"/>
          <w:lang w:eastAsia="ja-JP"/>
        </w:rPr>
        <w:t>illustrates the conceptual architecture of SPEEDD prototype. We separate between the design time and the run time. The products of the design time activities are event processing definitions and decision management algorithms and configurations that will be deployed and executed at the runtime.</w:t>
      </w:r>
    </w:p>
    <w:p w:rsidR="009063A8" w:rsidRDefault="00E93AD1" w:rsidP="009063A8">
      <w:pPr>
        <w:keepNext/>
      </w:pPr>
      <w:r w:rsidRPr="00E93AD1">
        <w:rPr>
          <w:rFonts w:eastAsia="MS Mincho"/>
          <w:lang w:eastAsia="ja-JP"/>
        </w:rPr>
        <w:lastRenderedPageBreak/>
        <w:t xml:space="preserve">  </w:t>
      </w:r>
      <w:commentRangeStart w:id="15"/>
      <w:r w:rsidR="009063A8">
        <w:rPr>
          <w:noProof/>
          <w:lang w:eastAsia="en-US" w:bidi="he-IL"/>
        </w:rPr>
        <w:drawing>
          <wp:inline distT="0" distB="0" distL="0" distR="0" wp14:anchorId="09EF3FE7" wp14:editId="3A73330C">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commentRangeEnd w:id="15"/>
      <w:r w:rsidR="0040667E">
        <w:rPr>
          <w:rStyle w:val="CommentReference"/>
        </w:rPr>
        <w:commentReference w:id="15"/>
      </w:r>
    </w:p>
    <w:p w:rsidR="00E93AD1" w:rsidRPr="00E93AD1" w:rsidRDefault="009063A8" w:rsidP="009063A8">
      <w:pPr>
        <w:pStyle w:val="Caption"/>
        <w:rPr>
          <w:rFonts w:eastAsia="MS Mincho"/>
          <w:lang w:eastAsia="ja-JP"/>
        </w:rPr>
      </w:pPr>
      <w:bookmarkStart w:id="16" w:name="_Ref399693808"/>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2</w:t>
      </w:r>
      <w:r w:rsidR="00465E84">
        <w:rPr>
          <w:noProof/>
        </w:rPr>
        <w:fldChar w:fldCharType="end"/>
      </w:r>
      <w:bookmarkEnd w:id="16"/>
      <w:r>
        <w:t xml:space="preserve"> - </w:t>
      </w:r>
      <w:r w:rsidRPr="00EC2B84">
        <w:t>Conceptual Architecture of SPEEDD Prototype</w:t>
      </w:r>
    </w:p>
    <w:p w:rsidR="00E93AD1" w:rsidRPr="00E93AD1" w:rsidRDefault="00E93AD1" w:rsidP="00E93AD1">
      <w:pPr>
        <w:rPr>
          <w:rFonts w:eastAsia="MS Mincho"/>
          <w:lang w:eastAsia="ja-JP"/>
        </w:rPr>
      </w:pPr>
      <w:r w:rsidRPr="00E93AD1">
        <w:rPr>
          <w:rFonts w:eastAsia="MS Mincho"/>
          <w:lang w:eastAsia="ja-JP"/>
        </w:rPr>
        <w:t>Historic data used at design time contains raw events reported during the observed period along with annotations provided by domain experts. These annotations mark important situations that have been observed in past and should be detected automatically in future. Visualization tooling is used to sift through historic data to gain insights and create annotations. Domain experts apply tools and methodologies provided by SPEEDD authoring toolkit to extract complex event pattern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E93AD1">
      <w:pPr>
        <w:rPr>
          <w:rFonts w:eastAsia="MS Mincho"/>
          <w:lang w:eastAsia="ja-JP"/>
        </w:rPr>
      </w:pPr>
      <w:r w:rsidRPr="00E93AD1">
        <w:rPr>
          <w:rFonts w:eastAsia="MS Mincho"/>
          <w:lang w:eastAsia="ja-JP"/>
        </w:rPr>
        <w:t xml:space="preserve">The runtime part is composed of the CEP component, the automatic decision management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E93AD1">
      <w:pPr>
        <w:rPr>
          <w:rFonts w:eastAsia="MS Mincho"/>
          <w:lang w:eastAsia="ja-JP"/>
        </w:rPr>
      </w:pPr>
      <w:r w:rsidRPr="00E93AD1">
        <w:rPr>
          <w:rFonts w:eastAsia="MS Mincho"/>
          <w:lang w:eastAsia="ja-JP"/>
        </w:rPr>
        <w:t>The CEP component is capable of detecting and forecasting complex event patterns under uncertainty. It processes raw as well as derived (detected and forecasted) events to detect and forecast higher-level events, or situations. These serve as triggers for the decision management component, which uses domain-specific algorithms to suggest the next best action to resolve or prevent an undesired situation.</w:t>
      </w:r>
    </w:p>
    <w:p w:rsidR="00E93AD1" w:rsidRPr="00E93AD1" w:rsidRDefault="00E93AD1" w:rsidP="009E5652">
      <w:pPr>
        <w:rPr>
          <w:rFonts w:eastAsia="MS Mincho"/>
          <w:lang w:eastAsia="ja-JP"/>
        </w:rPr>
      </w:pPr>
      <w:r w:rsidRPr="00E93AD1">
        <w:rPr>
          <w:rFonts w:eastAsia="MS Mincho"/>
          <w:lang w:eastAsia="ja-JP"/>
        </w:rPr>
        <w:t xml:space="preserve">The visualization component (further called the dashboard) facilitates decision making process for business users by providing easily comprehensible visualization of detected or forecasted situations </w:t>
      </w:r>
      <w:r w:rsidRPr="00E93AD1">
        <w:rPr>
          <w:rFonts w:eastAsia="MS Mincho"/>
          <w:lang w:eastAsia="ja-JP"/>
        </w:rPr>
        <w:lastRenderedPageBreak/>
        <w:t>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rPr>
          <w:lang w:eastAsia="ja-JP"/>
        </w:rPr>
      </w:pPr>
      <w:bookmarkStart w:id="17" w:name="_Toc400370830"/>
      <w:r w:rsidRPr="00E93AD1">
        <w:rPr>
          <w:lang w:eastAsia="ja-JP"/>
        </w:rPr>
        <w:t>SPEEDD Runtime Architecture</w:t>
      </w:r>
      <w:bookmarkEnd w:id="17"/>
    </w:p>
    <w:p w:rsidR="00E93AD1" w:rsidRPr="00E93AD1" w:rsidRDefault="00E93AD1" w:rsidP="00AC6D33">
      <w:pPr>
        <w:rPr>
          <w:rFonts w:eastAsia="MS Mincho"/>
          <w:lang w:eastAsia="ja-JP"/>
        </w:rPr>
      </w:pPr>
      <w:r w:rsidRPr="00E93AD1">
        <w:rPr>
          <w:rFonts w:eastAsia="MS Mincho"/>
          <w:lang w:eastAsia="ja-JP"/>
        </w:rPr>
        <w:t xml:space="preserve">The architecture of the runtime part of SPEEDD follows the </w:t>
      </w:r>
      <w:commentRangeStart w:id="18"/>
      <w:r w:rsidRPr="00E93AD1">
        <w:rPr>
          <w:rFonts w:eastAsia="MS Mincho"/>
          <w:lang w:eastAsia="ja-JP"/>
        </w:rPr>
        <w:t>“Event-Driven Architecture</w:t>
      </w:r>
      <w:commentRangeEnd w:id="18"/>
      <w:r w:rsidR="009B5082" w:rsidRPr="00E93AD1">
        <w:rPr>
          <w:rFonts w:eastAsia="MS Mincho"/>
          <w:lang w:eastAsia="ja-JP"/>
        </w:rPr>
        <w:t>” paradigm</w:t>
      </w:r>
      <w:r w:rsidR="00652302">
        <w:rPr>
          <w:rStyle w:val="CommentReference"/>
        </w:rPr>
        <w:commentReference w:id="18"/>
      </w:r>
      <w:r w:rsidRPr="00E93AD1">
        <w:rPr>
          <w:rFonts w:eastAsia="MS Mincho"/>
          <w:lang w:eastAsia="ja-JP"/>
        </w:rPr>
        <w:t xml:space="preserve">. </w:t>
      </w:r>
      <w:commentRangeStart w:id="19"/>
      <w:r w:rsidRPr="00E93AD1">
        <w:rPr>
          <w:rFonts w:eastAsia="MS Mincho"/>
          <w:lang w:eastAsia="ja-JP"/>
        </w:rPr>
        <w:t>Every component functions as an event consumer, or an event producer, or a combination of both</w:t>
      </w:r>
      <w:commentRangeEnd w:id="19"/>
      <w:r w:rsidR="00390D82">
        <w:rPr>
          <w:rStyle w:val="CommentReference"/>
        </w:rPr>
        <w:commentReference w:id="19"/>
      </w:r>
      <w:r w:rsidRPr="00E93AD1">
        <w:rPr>
          <w:rFonts w:eastAsia="MS Mincho"/>
          <w:lang w:eastAsia="ja-JP"/>
        </w:rPr>
        <w:t xml:space="preserve">.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F04012">
        <w:rPr>
          <w:rFonts w:eastAsia="MS Mincho"/>
          <w:lang w:eastAsia="ja-JP"/>
        </w:rPr>
      </w:r>
      <w:r w:rsidR="00F04012">
        <w:rPr>
          <w:rFonts w:eastAsia="MS Mincho"/>
          <w:lang w:eastAsia="ja-JP"/>
        </w:rPr>
        <w:fldChar w:fldCharType="separate"/>
      </w:r>
      <w:r w:rsidR="00F04012">
        <w:t xml:space="preserve">Figure </w:t>
      </w:r>
      <w:r w:rsidR="00F04012">
        <w:rPr>
          <w:rFonts w:hint="cs"/>
          <w:noProof/>
          <w:cs/>
        </w:rPr>
        <w:t>‎</w:t>
      </w:r>
      <w:r w:rsidR="00F04012">
        <w:rPr>
          <w:noProof/>
        </w:rPr>
        <w:t>2</w:t>
      </w:r>
      <w:r w:rsidR="00F04012">
        <w:t>.</w:t>
      </w:r>
      <w:r w:rsidR="00F04012">
        <w:rPr>
          <w:noProof/>
        </w:rPr>
        <w:t>3</w:t>
      </w:r>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E93AD1" w:rsidP="0060072B">
      <w:pPr>
        <w:keepNext/>
      </w:pPr>
      <w:r w:rsidRPr="00E93AD1">
        <w:rPr>
          <w:rFonts w:eastAsia="MS Mincho"/>
          <w:lang w:eastAsia="ja-JP"/>
        </w:rPr>
        <w:t xml:space="preserve"> </w:t>
      </w:r>
      <w:r w:rsidR="002303C1">
        <w:rPr>
          <w:noProof/>
          <w:lang w:eastAsia="en-US" w:bidi="he-IL"/>
        </w:rPr>
        <w:drawing>
          <wp:inline distT="0" distB="0" distL="0" distR="0" wp14:anchorId="707A1AB0" wp14:editId="175ECF25">
            <wp:extent cx="5370643" cy="3554569"/>
            <wp:effectExtent l="0" t="0" r="190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5675" cy="3557900"/>
                    </a:xfrm>
                    <a:prstGeom prst="rect">
                      <a:avLst/>
                    </a:prstGeom>
                    <a:noFill/>
                  </pic:spPr>
                </pic:pic>
              </a:graphicData>
            </a:graphic>
          </wp:inline>
        </w:drawing>
      </w:r>
    </w:p>
    <w:p w:rsidR="00E93AD1" w:rsidRPr="00E93AD1" w:rsidRDefault="0060072B" w:rsidP="0060072B">
      <w:pPr>
        <w:pStyle w:val="Caption"/>
        <w:rPr>
          <w:rFonts w:eastAsia="MS Mincho"/>
          <w:lang w:eastAsia="ja-JP"/>
        </w:rPr>
      </w:pPr>
      <w:bookmarkStart w:id="20" w:name="_Ref399693784"/>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3</w:t>
      </w:r>
      <w:r w:rsidR="00465E84">
        <w:rPr>
          <w:noProof/>
        </w:rPr>
        <w:fldChar w:fldCharType="end"/>
      </w:r>
      <w:bookmarkEnd w:id="20"/>
      <w:r>
        <w:t xml:space="preserve"> </w:t>
      </w:r>
      <w:r w:rsidRPr="009D7BA0">
        <w:t>- SPEEDD - Event-Driven Architecture</w:t>
      </w:r>
    </w:p>
    <w:p w:rsidR="00B03BB3" w:rsidRDefault="00B03BB3" w:rsidP="00F74FA3">
      <w:pPr>
        <w:rPr>
          <w:rFonts w:eastAsia="MS Mincho"/>
          <w:lang w:eastAsia="ja-JP"/>
        </w:rPr>
      </w:pPr>
      <w:r>
        <w:rPr>
          <w:rFonts w:eastAsia="MS Mincho"/>
          <w:lang w:eastAsia="ja-JP"/>
        </w:rPr>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decision management module </w:t>
      </w:r>
      <w:r w:rsidR="005B004E">
        <w:rPr>
          <w:rFonts w:eastAsia="MS Mincho"/>
          <w:lang w:eastAsia="ja-JP"/>
        </w:rPr>
        <w:t xml:space="preserve">listens </w:t>
      </w:r>
      <w:r w:rsidR="005B004E">
        <w:rPr>
          <w:rFonts w:eastAsia="MS Mincho"/>
          <w:lang w:eastAsia="ja-JP"/>
        </w:rPr>
        <w:lastRenderedPageBreak/>
        <w:t>on 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AE0326">
      <w:pPr>
        <w:rPr>
          <w:rFonts w:eastAsia="MS Mincho"/>
          <w:lang w:eastAsia="ja-JP"/>
        </w:rPr>
      </w:pPr>
      <w:r w:rsidRPr="00E93AD1">
        <w:rPr>
          <w:rFonts w:eastAsia="MS Mincho"/>
          <w:lang w:eastAsia="ja-JP"/>
        </w:rPr>
        <w:t xml:space="preserve">In the following subsections we are describe the </w:t>
      </w:r>
      <w:r w:rsidR="00AE0326">
        <w:rPr>
          <w:rFonts w:eastAsia="MS Mincho"/>
          <w:lang w:eastAsia="ja-JP"/>
        </w:rPr>
        <w:t xml:space="preserve">details of the runtime </w:t>
      </w:r>
      <w:r w:rsidRPr="00E93AD1">
        <w:rPr>
          <w:rFonts w:eastAsia="MS Mincho"/>
          <w:lang w:eastAsia="ja-JP"/>
        </w:rPr>
        <w:t xml:space="preserve">architecture </w:t>
      </w:r>
      <w:r w:rsidR="00AE0326">
        <w:rPr>
          <w:rFonts w:eastAsia="MS Mincho"/>
          <w:lang w:eastAsia="ja-JP"/>
        </w:rPr>
        <w:t xml:space="preserve">discussing 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E45386">
      <w:pPr>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4</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5</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t xml:space="preserve"> </w:t>
      </w:r>
      <w:r w:rsidR="002303C1">
        <w:rPr>
          <w:noProof/>
          <w:lang w:eastAsia="en-US" w:bidi="he-IL"/>
        </w:rPr>
        <w:drawing>
          <wp:inline distT="0" distB="0" distL="0" distR="0" wp14:anchorId="2B3D8600" wp14:editId="724A7361">
            <wp:extent cx="5338800" cy="374400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8800" cy="37440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1" w:name="_Ref399693844"/>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4</w:t>
      </w:r>
      <w:r w:rsidR="00465E84">
        <w:rPr>
          <w:noProof/>
        </w:rPr>
        <w:fldChar w:fldCharType="end"/>
      </w:r>
      <w:bookmarkEnd w:id="21"/>
      <w:r>
        <w:t xml:space="preserve"> </w:t>
      </w:r>
      <w:r w:rsidRPr="00363617">
        <w:t>- SPEEDD Runtime - Event-Driven Architecture (Traffic Use Case)</w:t>
      </w:r>
    </w:p>
    <w:p w:rsidR="002303C1" w:rsidRDefault="002303C1" w:rsidP="002303C1">
      <w:pPr>
        <w:keepNext/>
      </w:pPr>
      <w:r>
        <w:rPr>
          <w:noProof/>
          <w:lang w:eastAsia="en-US" w:bidi="he-IL"/>
        </w:rPr>
        <w:lastRenderedPageBreak/>
        <w:drawing>
          <wp:inline distT="0" distB="0" distL="0" distR="0" wp14:anchorId="2D395816" wp14:editId="0BF5039C">
            <wp:extent cx="5335200" cy="349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5200" cy="34956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2" w:name="_Ref399693852"/>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5</w:t>
      </w:r>
      <w:r w:rsidR="00465E84">
        <w:rPr>
          <w:noProof/>
        </w:rPr>
        <w:fldChar w:fldCharType="end"/>
      </w:r>
      <w:bookmarkEnd w:id="22"/>
      <w:r>
        <w:t xml:space="preserve"> </w:t>
      </w:r>
      <w:r w:rsidRPr="004A6D7F">
        <w:t>- SPEEDD Runtime - Event-Driven Architecture (Credit Card Fraud Use Case)</w:t>
      </w:r>
    </w:p>
    <w:p w:rsidR="00E93AD1" w:rsidRPr="00E93AD1" w:rsidRDefault="00E93AD1" w:rsidP="00462E25">
      <w:pPr>
        <w:pStyle w:val="Heading3"/>
        <w:rPr>
          <w:lang w:eastAsia="ja-JP"/>
        </w:rPr>
      </w:pPr>
      <w:bookmarkStart w:id="23" w:name="_Ref400010233"/>
      <w:bookmarkStart w:id="24" w:name="_Ref400010250"/>
      <w:bookmarkStart w:id="25" w:name="_Toc400370831"/>
      <w:r w:rsidRPr="00E93AD1">
        <w:rPr>
          <w:lang w:eastAsia="ja-JP"/>
        </w:rPr>
        <w:t>Event Bus</w:t>
      </w:r>
      <w:bookmarkEnd w:id="23"/>
      <w:bookmarkEnd w:id="24"/>
      <w:bookmarkEnd w:id="25"/>
    </w:p>
    <w:p w:rsidR="00E93AD1" w:rsidRDefault="0038224D" w:rsidP="00BF5B2D">
      <w:pPr>
        <w:rPr>
          <w:rFonts w:eastAsia="MS Mincho"/>
          <w:lang w:eastAsia="ja-JP"/>
        </w:rPr>
      </w:pPr>
      <w:r>
        <w:rPr>
          <w:rFonts w:eastAsia="MS Mincho"/>
          <w:lang w:eastAsia="ja-JP"/>
        </w:rPr>
        <w:t>The technology chosen for the event bus component is Apache Kafka</w:t>
      </w:r>
      <w:r>
        <w:rPr>
          <w:rStyle w:val="FootnoteReference"/>
          <w:rFonts w:eastAsia="MS Mincho"/>
          <w:lang w:eastAsia="ja-JP"/>
        </w:rPr>
        <w:footnoteReference w:id="2"/>
      </w:r>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CF7E29">
        <w:rPr>
          <w:rFonts w:eastAsia="MS Mincho"/>
          <w:lang w:eastAsia="ja-JP"/>
        </w:rPr>
      </w:r>
      <w:r w:rsidR="00CF7E29">
        <w:rPr>
          <w:rFonts w:eastAsia="MS Mincho"/>
          <w:lang w:eastAsia="ja-JP"/>
        </w:rPr>
        <w:fldChar w:fldCharType="separate"/>
      </w:r>
      <w:r w:rsidR="00CF7E29">
        <w:rPr>
          <w:rFonts w:eastAsia="MS Mincho" w:hint="cs"/>
          <w:cs/>
          <w:lang w:eastAsia="ja-JP"/>
        </w:rPr>
        <w:t>‎</w:t>
      </w:r>
      <w:r w:rsidR="00CF7E29">
        <w:rPr>
          <w:rFonts w:eastAsia="MS Mincho"/>
          <w:lang w:eastAsia="ja-JP"/>
        </w:rPr>
        <w:t>4.5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BF5B2D">
        <w:rPr>
          <w:rFonts w:eastAsia="MS Mincho"/>
          <w:lang w:eastAsia="ja-JP"/>
        </w:rPr>
      </w:r>
      <w:r w:rsidR="00BF5B2D">
        <w:rPr>
          <w:rFonts w:eastAsia="MS Mincho"/>
          <w:lang w:eastAsia="ja-JP"/>
        </w:rPr>
        <w:fldChar w:fldCharType="separate"/>
      </w:r>
      <w:r w:rsidR="00BF5B2D">
        <w:t xml:space="preserve">Table </w:t>
      </w:r>
      <w:r w:rsidR="00BF5B2D">
        <w:rPr>
          <w:rFonts w:hint="cs"/>
          <w:noProof/>
          <w:cs/>
        </w:rPr>
        <w:t>‎</w:t>
      </w:r>
      <w:r w:rsidR="00BF5B2D">
        <w:rPr>
          <w:noProof/>
        </w:rPr>
        <w:t>2</w:t>
      </w:r>
      <w:r w:rsidR="00BF5B2D">
        <w:t>.</w:t>
      </w:r>
      <w:r w:rsidR="00BF5B2D">
        <w:rPr>
          <w:noProof/>
        </w:rPr>
        <w:t>1</w:t>
      </w:r>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26" w:name="_Ref399943477"/>
      <w:proofErr w:type="gramStart"/>
      <w:r>
        <w:t xml:space="preserve">Table </w:t>
      </w:r>
      <w:r w:rsidR="007D3788">
        <w:fldChar w:fldCharType="begin"/>
      </w:r>
      <w:r w:rsidR="007D3788">
        <w:instrText xml:space="preserve"> STYLEREF 1 \s </w:instrText>
      </w:r>
      <w:r w:rsidR="007D3788">
        <w:fldChar w:fldCharType="separate"/>
      </w:r>
      <w:r>
        <w:rPr>
          <w:rFonts w:hint="cs"/>
          <w:noProof/>
          <w:cs/>
        </w:rPr>
        <w:t>‎</w:t>
      </w:r>
      <w:r>
        <w:rPr>
          <w:noProof/>
        </w:rPr>
        <w:t>2</w:t>
      </w:r>
      <w:r w:rsidR="007D3788">
        <w:rPr>
          <w:noProof/>
        </w:rPr>
        <w:fldChar w:fldCharType="end"/>
      </w:r>
      <w:r>
        <w:t>.</w:t>
      </w:r>
      <w:proofErr w:type="gramEnd"/>
      <w:r>
        <w:fldChar w:fldCharType="begin"/>
      </w:r>
      <w:r>
        <w:instrText xml:space="preserve"> SEQ Table \* ARABIC \s 1 </w:instrText>
      </w:r>
      <w:r>
        <w:fldChar w:fldCharType="separate"/>
      </w:r>
      <w:r>
        <w:rPr>
          <w:noProof/>
        </w:rPr>
        <w:t>1</w:t>
      </w:r>
      <w:r>
        <w:fldChar w:fldCharType="end"/>
      </w:r>
      <w:bookmarkEnd w:id="26"/>
      <w:r>
        <w:t xml:space="preserve"> - Kafka topics in SPEEDD event bus</w:t>
      </w:r>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proofErr w:type="spellStart"/>
            <w:r>
              <w:rPr>
                <w:rFonts w:eastAsia="MS Mincho"/>
                <w:lang w:eastAsia="ja-JP"/>
              </w:rPr>
              <w:t>speedd</w:t>
            </w:r>
            <w:proofErr w:type="spellEnd"/>
            <w:r>
              <w:rPr>
                <w:rFonts w:eastAsia="MS Mincho"/>
                <w:lang w:eastAsia="ja-JP"/>
              </w:rPr>
              <w:t>-in-events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proofErr w:type="spellStart"/>
            <w:r w:rsidRPr="00E1450C">
              <w:rPr>
                <w:rFonts w:eastAsia="MS Mincho"/>
                <w:lang w:eastAsia="ja-JP"/>
              </w:rPr>
              <w:t>speedd</w:t>
            </w:r>
            <w:proofErr w:type="spellEnd"/>
            <w:r w:rsidRPr="00E1450C">
              <w:rPr>
                <w:rFonts w:eastAsia="MS Mincho"/>
                <w:lang w:eastAsia="ja-JP"/>
              </w:rPr>
              <w:t>-out-events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Management,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t>speedd</w:t>
            </w:r>
            <w:proofErr w:type="spellEnd"/>
            <w:r>
              <w:rPr>
                <w:rFonts w:eastAsia="MS Mincho"/>
                <w:lang w:eastAsia="ja-JP"/>
              </w:rPr>
              <w:t>-actions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Management</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lastRenderedPageBreak/>
              <w:t>speedd</w:t>
            </w:r>
            <w:proofErr w:type="spellEnd"/>
            <w:r>
              <w:rPr>
                <w:rFonts w:eastAsia="MS Mincho"/>
                <w:lang w:eastAsia="ja-JP"/>
              </w:rPr>
              <w:t>-actions-confirmed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(in open loop mode), Decision Management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211883">
      <w:pPr>
        <w:rPr>
          <w:rFonts w:eastAsia="MS Mincho"/>
          <w:lang w:eastAsia="ja-JP"/>
        </w:rPr>
      </w:pPr>
      <w:r>
        <w:rPr>
          <w:rFonts w:eastAsia="MS Mincho"/>
          <w:lang w:eastAsia="ja-JP"/>
        </w:rPr>
        <w:t xml:space="preserve">To allow scalable processing of massive stream of messages at high throughput Kafka provides the partitioning mechanism. Every topic can be partitioned into multiple streams that can be processed in parallel, while every partition can be managed on a separate machine. </w:t>
      </w:r>
      <w:r w:rsidR="00211883">
        <w:rPr>
          <w:rFonts w:eastAsia="MS Mincho"/>
          <w:lang w:eastAsia="ja-JP"/>
        </w:rPr>
        <w:t>There may be more than one replica for every partition, thus providing resilience in case of failures.</w:t>
      </w:r>
    </w:p>
    <w:p w:rsidR="004800E7" w:rsidRDefault="00211883" w:rsidP="004915D0">
      <w:pPr>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w:t>
      </w:r>
      <w:proofErr w:type="spellStart"/>
      <w:r w:rsidR="00510170">
        <w:rPr>
          <w:rFonts w:eastAsia="MS Mincho"/>
          <w:lang w:eastAsia="ja-JP"/>
        </w:rPr>
        <w:t>speedd</w:t>
      </w:r>
      <w:proofErr w:type="spellEnd"/>
      <w:r w:rsidR="00510170">
        <w:rPr>
          <w:rFonts w:eastAsia="MS Mincho"/>
          <w:lang w:eastAsia="ja-JP"/>
        </w:rPr>
        <w:t>-in-events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 xml:space="preserve">Below we describe the partitioning approach for each use case, providing the rationale for the design decisions. It is important to mention though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r>
        <w:rPr>
          <w:lang w:eastAsia="ja-JP"/>
        </w:rPr>
        <w:t>Partitioning for the Traffic Use Case</w:t>
      </w:r>
    </w:p>
    <w:p w:rsidR="00D92C74" w:rsidRDefault="00DC390D" w:rsidP="008B406D">
      <w:pPr>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r>
        <w:rPr>
          <w:lang w:eastAsia="ja-JP"/>
        </w:rPr>
        <w:t>Partitioning for the Credit Card Fraud Use Case</w:t>
      </w:r>
    </w:p>
    <w:p w:rsidR="001A6DD9" w:rsidRDefault="00D92C74" w:rsidP="00702BDB">
      <w:pPr>
        <w:rPr>
          <w:rFonts w:eastAsia="MS Mincho"/>
          <w:lang w:eastAsia="ja-JP"/>
        </w:rPr>
      </w:pPr>
      <w:r>
        <w:rPr>
          <w:rFonts w:eastAsia="MS Mincho"/>
          <w:lang w:eastAsia="ja-JP"/>
        </w:rPr>
        <w:t xml:space="preserve">For the credit card fraud use case, the card </w:t>
      </w:r>
      <w:r w:rsidR="00CE78B4">
        <w:rPr>
          <w:rFonts w:eastAsia="MS Mincho"/>
          <w:lang w:eastAsia="ja-JP"/>
        </w:rPr>
        <w:t>pan</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Pr="00141C88" w:rsidRDefault="00141C88" w:rsidP="00141C88">
      <w:pPr>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012FE9" w:rsidRDefault="00012FE9" w:rsidP="00B964F8">
      <w:pPr>
        <w:rPr>
          <w:rFonts w:eastAsia="MS Mincho"/>
          <w:lang w:eastAsia="ja-JP"/>
        </w:rPr>
      </w:pPr>
      <w:commentRangeStart w:id="27"/>
      <w:r>
        <w:rPr>
          <w:rFonts w:eastAsia="MS Mincho"/>
          <w:lang w:eastAsia="ja-JP"/>
        </w:rPr>
        <w:t>Persistence</w:t>
      </w:r>
    </w:p>
    <w:p w:rsidR="00012FE9" w:rsidRDefault="00012FE9" w:rsidP="00B964F8">
      <w:pPr>
        <w:rPr>
          <w:rFonts w:eastAsia="MS Mincho"/>
          <w:lang w:eastAsia="ja-JP"/>
        </w:rPr>
      </w:pPr>
      <w:r>
        <w:rPr>
          <w:rFonts w:eastAsia="MS Mincho"/>
          <w:lang w:eastAsia="ja-JP"/>
        </w:rPr>
        <w:t>Serialization format</w:t>
      </w:r>
    </w:p>
    <w:p w:rsidR="00C07AB2" w:rsidRDefault="00C07AB2" w:rsidP="00B964F8">
      <w:pPr>
        <w:rPr>
          <w:rFonts w:eastAsia="MS Mincho"/>
          <w:lang w:eastAsia="ja-JP"/>
        </w:rPr>
      </w:pPr>
      <w:r>
        <w:rPr>
          <w:rFonts w:eastAsia="MS Mincho"/>
          <w:lang w:eastAsia="ja-JP"/>
        </w:rPr>
        <w:t>Message schema</w:t>
      </w:r>
      <w:commentRangeEnd w:id="27"/>
      <w:r w:rsidR="00483808">
        <w:rPr>
          <w:rStyle w:val="CommentReference"/>
        </w:rPr>
        <w:commentReference w:id="27"/>
      </w:r>
    </w:p>
    <w:p w:rsidR="00E93AD1" w:rsidRPr="00E93AD1" w:rsidRDefault="00E93AD1" w:rsidP="00462E25">
      <w:pPr>
        <w:pStyle w:val="Heading3"/>
        <w:rPr>
          <w:lang w:eastAsia="ja-JP"/>
        </w:rPr>
      </w:pPr>
      <w:bookmarkStart w:id="28" w:name="_Toc400370832"/>
      <w:r w:rsidRPr="00E93AD1">
        <w:rPr>
          <w:lang w:eastAsia="ja-JP"/>
        </w:rPr>
        <w:lastRenderedPageBreak/>
        <w:t>Event/Data Providers</w:t>
      </w:r>
      <w:bookmarkEnd w:id="28"/>
    </w:p>
    <w:p w:rsidR="00E93AD1" w:rsidRDefault="005B1947" w:rsidP="005B1947">
      <w:pPr>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w:t>
      </w:r>
      <w:proofErr w:type="spellStart"/>
      <w:r>
        <w:rPr>
          <w:rFonts w:eastAsia="MS Mincho"/>
          <w:lang w:eastAsia="ja-JP"/>
        </w:rPr>
        <w:t>speedd</w:t>
      </w:r>
      <w:proofErr w:type="spellEnd"/>
      <w:r>
        <w:rPr>
          <w:rFonts w:eastAsia="MS Mincho"/>
          <w:lang w:eastAsia="ja-JP"/>
        </w:rPr>
        <w:t xml:space="preserve">-in-events topic on the event bus (see </w:t>
      </w:r>
      <w:r>
        <w:rPr>
          <w:rFonts w:eastAsia="MS Mincho"/>
          <w:lang w:eastAsia="ja-JP"/>
        </w:rPr>
        <w:fldChar w:fldCharType="begin"/>
      </w:r>
      <w:r>
        <w:rPr>
          <w:rFonts w:eastAsia="MS Mincho"/>
          <w:lang w:eastAsia="ja-JP"/>
        </w:rPr>
        <w:instrText xml:space="preserve"> REF _Ref400010250 \r \p \h </w:instrText>
      </w:r>
      <w:r>
        <w:rPr>
          <w:rFonts w:eastAsia="MS Mincho"/>
          <w:lang w:eastAsia="ja-JP"/>
        </w:rPr>
      </w:r>
      <w:r>
        <w:rPr>
          <w:rFonts w:eastAsia="MS Mincho"/>
          <w:lang w:eastAsia="ja-JP"/>
        </w:rPr>
        <w:fldChar w:fldCharType="separate"/>
      </w:r>
      <w:r>
        <w:rPr>
          <w:rFonts w:eastAsia="MS Mincho" w:hint="cs"/>
          <w:cs/>
          <w:lang w:eastAsia="ja-JP"/>
        </w:rPr>
        <w:t>‎</w:t>
      </w:r>
      <w:r>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963C2E">
      <w:pPr>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Pr>
          <w:lang w:eastAsia="ja-JP"/>
        </w:rPr>
      </w:r>
      <w:r>
        <w:rPr>
          <w:lang w:eastAsia="ja-JP"/>
        </w:rPr>
        <w:fldChar w:fldCharType="separate"/>
      </w:r>
      <w:r>
        <w:t xml:space="preserve">Figure </w:t>
      </w:r>
      <w:r>
        <w:rPr>
          <w:rFonts w:hint="cs"/>
          <w:noProof/>
          <w:cs/>
        </w:rPr>
        <w:t>‎</w:t>
      </w:r>
      <w:r>
        <w:rPr>
          <w:noProof/>
        </w:rPr>
        <w:t>2</w:t>
      </w:r>
      <w:r>
        <w:t>.</w:t>
      </w:r>
      <w:r>
        <w:rPr>
          <w:noProof/>
        </w:rPr>
        <w:t>4</w:t>
      </w:r>
      <w:r>
        <w:rPr>
          <w:lang w:eastAsia="ja-JP"/>
        </w:rPr>
        <w:fldChar w:fldCharType="end"/>
      </w:r>
      <w:r>
        <w:rPr>
          <w:lang w:eastAsia="ja-JP"/>
        </w:rPr>
        <w:t>, events for the traffic use case come from the following sources:</w:t>
      </w:r>
    </w:p>
    <w:p w:rsidR="00963C2E" w:rsidRDefault="00963C2E" w:rsidP="00065AEB">
      <w:pPr>
        <w:pStyle w:val="ListParagraph"/>
        <w:numPr>
          <w:ilvl w:val="0"/>
          <w:numId w:val="13"/>
        </w:numPr>
        <w:rPr>
          <w:lang w:eastAsia="ja-JP"/>
        </w:rPr>
      </w:pPr>
      <w:r>
        <w:rPr>
          <w:lang w:eastAsia="ja-JP"/>
        </w:rPr>
        <w:t xml:space="preserve">Traffic sensors – </w:t>
      </w:r>
      <w:commentRangeStart w:id="29"/>
      <w:r>
        <w:rPr>
          <w:lang w:eastAsia="ja-JP"/>
        </w:rPr>
        <w:t xml:space="preserve">magnetic wireless </w:t>
      </w:r>
      <w:proofErr w:type="spellStart"/>
      <w:r>
        <w:rPr>
          <w:lang w:eastAsia="ja-JP"/>
        </w:rPr>
        <w:t>Sensys</w:t>
      </w:r>
      <w:proofErr w:type="spellEnd"/>
      <w:r>
        <w:rPr>
          <w:lang w:eastAsia="ja-JP"/>
        </w:rPr>
        <w:t xml:space="preserve"> sensors buried in the road</w:t>
      </w:r>
      <w:commentRangeEnd w:id="29"/>
      <w:r>
        <w:rPr>
          <w:rStyle w:val="CommentReference"/>
        </w:rPr>
        <w:commentReference w:id="29"/>
      </w:r>
    </w:p>
    <w:p w:rsidR="002C38B7" w:rsidRDefault="002C38B7" w:rsidP="00065AEB">
      <w:pPr>
        <w:pStyle w:val="ListParagraph"/>
        <w:numPr>
          <w:ilvl w:val="0"/>
          <w:numId w:val="13"/>
        </w:numPr>
        <w:rPr>
          <w:lang w:eastAsia="ja-JP"/>
        </w:rPr>
      </w:pPr>
      <w:r>
        <w:rPr>
          <w:lang w:eastAsia="ja-JP"/>
        </w:rPr>
        <w:t xml:space="preserve">Micro-Simulator – </w:t>
      </w:r>
      <w:commentRangeStart w:id="30"/>
      <w:r>
        <w:rPr>
          <w:lang w:eastAsia="ja-JP"/>
        </w:rPr>
        <w:t>synthetic data generated by the micro-simulator</w:t>
      </w:r>
      <w:commentRangeEnd w:id="30"/>
      <w:r>
        <w:rPr>
          <w:rStyle w:val="CommentReference"/>
        </w:rPr>
        <w:commentReference w:id="30"/>
      </w:r>
    </w:p>
    <w:p w:rsidR="003D5AAC" w:rsidRDefault="003D5AAC" w:rsidP="00065AEB">
      <w:pPr>
        <w:pStyle w:val="ListParagraph"/>
        <w:numPr>
          <w:ilvl w:val="0"/>
          <w:numId w:val="13"/>
        </w:numPr>
        <w:rPr>
          <w:lang w:eastAsia="ja-JP"/>
        </w:rPr>
      </w:pPr>
      <w:r>
        <w:rPr>
          <w:lang w:eastAsia="ja-JP"/>
        </w:rPr>
        <w:t>Historic data – data from the sensors collected over some period of time that should be replayed to test or demonstrate the SPEEDD prototype</w:t>
      </w:r>
    </w:p>
    <w:p w:rsidR="007B7EE9" w:rsidRDefault="00C211E4" w:rsidP="0045590F">
      <w:pPr>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 xml:space="preserve">a producer API. The message data model and the format of the serialized representation are described in </w:t>
      </w:r>
      <w:commentRangeStart w:id="31"/>
      <w:r w:rsidR="0083001B">
        <w:rPr>
          <w:lang w:eastAsia="ja-JP"/>
        </w:rPr>
        <w:t>API and Integration part of this document</w:t>
      </w:r>
      <w:commentRangeEnd w:id="31"/>
      <w:r w:rsidR="0083001B">
        <w:rPr>
          <w:rStyle w:val="CommentReference"/>
        </w:rPr>
        <w:commentReference w:id="31"/>
      </w:r>
      <w:r w:rsidR="0083001B">
        <w:rPr>
          <w:lang w:eastAsia="ja-JP"/>
        </w:rPr>
        <w:t>.</w:t>
      </w:r>
      <w:r w:rsidR="0045590F">
        <w:rPr>
          <w:lang w:eastAsia="ja-JP"/>
        </w:rPr>
        <w:t xml:space="preserve"> We define three connector types corresponding to the types of the event sources:</w:t>
      </w:r>
    </w:p>
    <w:p w:rsidR="0045590F" w:rsidRDefault="0045590F" w:rsidP="0045590F">
      <w:pPr>
        <w:pStyle w:val="ListParagraph"/>
        <w:numPr>
          <w:ilvl w:val="0"/>
          <w:numId w:val="14"/>
        </w:numPr>
        <w:rPr>
          <w:lang w:eastAsia="ja-JP"/>
        </w:rPr>
      </w:pPr>
      <w:r>
        <w:rPr>
          <w:lang w:eastAsia="ja-JP"/>
        </w:rPr>
        <w:t>Sensor connector</w:t>
      </w:r>
      <w:r w:rsidR="00BC3DAE">
        <w:rPr>
          <w:rStyle w:val="FootnoteReference"/>
          <w:lang w:eastAsia="ja-JP"/>
        </w:rPr>
        <w:footnoteReference w:id="3"/>
      </w:r>
    </w:p>
    <w:p w:rsidR="0045590F" w:rsidRDefault="0045590F" w:rsidP="00A92E94">
      <w:pPr>
        <w:pStyle w:val="ListParagraph"/>
        <w:numPr>
          <w:ilvl w:val="0"/>
          <w:numId w:val="14"/>
        </w:numPr>
        <w:rPr>
          <w:lang w:eastAsia="ja-JP"/>
        </w:rPr>
      </w:pPr>
      <w:r>
        <w:rPr>
          <w:lang w:eastAsia="ja-JP"/>
        </w:rPr>
        <w:t>Micro</w:t>
      </w:r>
      <w:r w:rsidR="00A92E94">
        <w:rPr>
          <w:lang w:eastAsia="ja-JP"/>
        </w:rPr>
        <w:t>-</w:t>
      </w:r>
      <w:proofErr w:type="spellStart"/>
      <w:r w:rsidR="00A92E94">
        <w:rPr>
          <w:lang w:eastAsia="ja-JP"/>
        </w:rPr>
        <w:t>s</w:t>
      </w:r>
      <w:r>
        <w:rPr>
          <w:lang w:eastAsia="ja-JP"/>
        </w:rPr>
        <w:t>im</w:t>
      </w:r>
      <w:proofErr w:type="spellEnd"/>
      <w:r>
        <w:rPr>
          <w:lang w:eastAsia="ja-JP"/>
        </w:rPr>
        <w:t xml:space="preserve"> connector</w:t>
      </w:r>
    </w:p>
    <w:p w:rsidR="0045590F" w:rsidRPr="00963C2E" w:rsidRDefault="0045590F" w:rsidP="00A92E94">
      <w:pPr>
        <w:pStyle w:val="ListParagraph"/>
        <w:numPr>
          <w:ilvl w:val="0"/>
          <w:numId w:val="14"/>
        </w:numPr>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t>Event Providers for Credit Card Fraud Use Case</w:t>
      </w:r>
    </w:p>
    <w:p w:rsidR="00FF251D" w:rsidRDefault="006F55D5" w:rsidP="006F55D5">
      <w:pPr>
        <w:rPr>
          <w:lang w:eastAsia="ja-JP"/>
        </w:rPr>
      </w:pPr>
      <w:r>
        <w:rPr>
          <w:lang w:eastAsia="ja-JP"/>
        </w:rPr>
        <w:t>The requirements for SPEEDD prototype in regard to the Credit Card Fraud use case only assume running SPEEDD in ‘offline’ mode by replaying historic events .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A46ABF">
        <w:rPr>
          <w:lang w:eastAsia="ja-JP"/>
        </w:rPr>
      </w:r>
      <w:r w:rsidR="00A46ABF">
        <w:rPr>
          <w:lang w:eastAsia="ja-JP"/>
        </w:rPr>
        <w:fldChar w:fldCharType="separate"/>
      </w:r>
      <w:r w:rsidR="00A46ABF">
        <w:t xml:space="preserve">Figure </w:t>
      </w:r>
      <w:r w:rsidR="00A46ABF">
        <w:rPr>
          <w:rFonts w:hint="cs"/>
          <w:noProof/>
          <w:cs/>
        </w:rPr>
        <w:t>‎</w:t>
      </w:r>
      <w:r w:rsidR="00A46ABF">
        <w:rPr>
          <w:noProof/>
        </w:rPr>
        <w:t>2</w:t>
      </w:r>
      <w:r w:rsidR="00A46ABF">
        <w:t>.</w:t>
      </w:r>
      <w:r w:rsidR="00A46ABF">
        <w:rPr>
          <w:noProof/>
        </w:rPr>
        <w:t>5</w:t>
      </w:r>
      <w:r w:rsidR="00A46ABF">
        <w:rPr>
          <w:lang w:eastAsia="ja-JP"/>
        </w:rPr>
        <w:fldChar w:fldCharType="end"/>
      </w:r>
      <w:r w:rsidR="00A46ABF">
        <w:rPr>
          <w:lang w:eastAsia="ja-JP"/>
        </w:rPr>
        <w:t>)</w:t>
      </w:r>
      <w:r>
        <w:rPr>
          <w:lang w:eastAsia="ja-JP"/>
        </w:rPr>
        <w:t>:</w:t>
      </w:r>
    </w:p>
    <w:p w:rsidR="00FF251D" w:rsidRDefault="008676AF" w:rsidP="00FF251D">
      <w:pPr>
        <w:pStyle w:val="ListParagraph"/>
        <w:numPr>
          <w:ilvl w:val="0"/>
          <w:numId w:val="15"/>
        </w:numPr>
        <w:rPr>
          <w:lang w:eastAsia="ja-JP"/>
        </w:rPr>
      </w:pPr>
      <w:r>
        <w:rPr>
          <w:lang w:eastAsia="ja-JP"/>
        </w:rPr>
        <w:t xml:space="preserve">Database connector – replays events </w:t>
      </w:r>
      <w:r w:rsidR="00142DF5">
        <w:rPr>
          <w:lang w:eastAsia="ja-JP"/>
        </w:rPr>
        <w:t xml:space="preserve">from </w:t>
      </w:r>
      <w:proofErr w:type="spellStart"/>
      <w:r w:rsidR="00142DF5">
        <w:rPr>
          <w:lang w:eastAsia="ja-JP"/>
        </w:rPr>
        <w:t>FeedZai</w:t>
      </w:r>
      <w:proofErr w:type="spellEnd"/>
      <w:r w:rsidR="00142DF5">
        <w:rPr>
          <w:lang w:eastAsia="ja-JP"/>
        </w:rPr>
        <w:t xml:space="preserve"> transaction database</w:t>
      </w:r>
    </w:p>
    <w:p w:rsidR="00E90C8E" w:rsidRDefault="006F55D5" w:rsidP="00FF251D">
      <w:pPr>
        <w:pStyle w:val="ListParagraph"/>
        <w:numPr>
          <w:ilvl w:val="0"/>
          <w:numId w:val="15"/>
        </w:numPr>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30049C">
      <w:pPr>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30049C">
      <w:pPr>
        <w:rPr>
          <w:lang w:eastAsia="ja-JP"/>
        </w:rPr>
      </w:pPr>
      <w:r>
        <w:rPr>
          <w:lang w:eastAsia="ja-JP"/>
        </w:rPr>
        <w:t xml:space="preserve">The data model and the format of the messages are described in in </w:t>
      </w:r>
      <w:commentRangeStart w:id="32"/>
      <w:r>
        <w:rPr>
          <w:lang w:eastAsia="ja-JP"/>
        </w:rPr>
        <w:t>API and Integration part of this document</w:t>
      </w:r>
      <w:commentRangeEnd w:id="32"/>
      <w:r>
        <w:rPr>
          <w:rStyle w:val="CommentReference"/>
        </w:rPr>
        <w:commentReference w:id="32"/>
      </w:r>
      <w:r>
        <w:rPr>
          <w:lang w:eastAsia="ja-JP"/>
        </w:rPr>
        <w:t>.</w:t>
      </w:r>
    </w:p>
    <w:p w:rsidR="00E93AD1" w:rsidRPr="00E93AD1" w:rsidRDefault="00E93AD1" w:rsidP="00462E25">
      <w:pPr>
        <w:pStyle w:val="Heading3"/>
        <w:rPr>
          <w:lang w:eastAsia="ja-JP"/>
        </w:rPr>
      </w:pPr>
      <w:bookmarkStart w:id="33" w:name="_Toc400370833"/>
      <w:r w:rsidRPr="00E93AD1">
        <w:rPr>
          <w:lang w:eastAsia="ja-JP"/>
        </w:rPr>
        <w:lastRenderedPageBreak/>
        <w:t>Action Consumption – Actuators/Connectors</w:t>
      </w:r>
      <w:bookmarkEnd w:id="33"/>
    </w:p>
    <w:p w:rsidR="00E93AD1" w:rsidRDefault="00862267" w:rsidP="004137E2">
      <w:pPr>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 xml:space="preserve">actions are represented as outbound events and are available to every interested party to receive and process them. The actuators connectors are interface points in SPEEDD architecture responsible for listening on the </w:t>
      </w:r>
      <w:proofErr w:type="spellStart"/>
      <w:r w:rsidR="004137E2">
        <w:rPr>
          <w:rFonts w:eastAsia="MS Mincho"/>
          <w:lang w:eastAsia="ja-JP"/>
        </w:rPr>
        <w:t>speedd</w:t>
      </w:r>
      <w:proofErr w:type="spellEnd"/>
      <w:r w:rsidR="004137E2">
        <w:rPr>
          <w:rFonts w:eastAsia="MS Mincho"/>
          <w:lang w:eastAsia="ja-JP"/>
        </w:rPr>
        <w:t>-actions-confirmed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AF1FD9">
      <w:pPr>
        <w:rPr>
          <w:lang w:eastAsia="ja-JP"/>
        </w:rPr>
      </w:pPr>
      <w:r>
        <w:rPr>
          <w:lang w:eastAsia="ja-JP"/>
        </w:rPr>
        <w:t xml:space="preserve">As mentioned above, it is not planned to connect SPEEDD prototype to the traffic operational systems running in production mode. Instead, </w:t>
      </w:r>
      <w:proofErr w:type="gramStart"/>
      <w:r>
        <w:rPr>
          <w:lang w:eastAsia="ja-JP"/>
        </w:rPr>
        <w:t>the detect</w:t>
      </w:r>
      <w:proofErr w:type="gramEnd"/>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 xml:space="preserve">as part of </w:t>
      </w:r>
      <w:commentRangeStart w:id="34"/>
      <w:r w:rsidR="00C7652B">
        <w:rPr>
          <w:lang w:eastAsia="ja-JP"/>
        </w:rPr>
        <w:t>WP8</w:t>
      </w:r>
      <w:commentRangeEnd w:id="34"/>
      <w:r w:rsidR="00C7652B">
        <w:rPr>
          <w:rStyle w:val="CommentReference"/>
        </w:rPr>
        <w:commentReference w:id="34"/>
      </w:r>
      <w:r w:rsidR="00C7652B">
        <w:rPr>
          <w:lang w:eastAsia="ja-JP"/>
        </w:rPr>
        <w:t>.</w:t>
      </w:r>
      <w:r w:rsidR="009D48F4">
        <w:rPr>
          <w:lang w:eastAsia="ja-JP"/>
        </w:rPr>
        <w:t xml:space="preserve"> The traffic actuator connector will listen on the outbound action events (</w:t>
      </w:r>
      <w:proofErr w:type="spellStart"/>
      <w:r w:rsidR="009D48F4">
        <w:rPr>
          <w:lang w:eastAsia="ja-JP"/>
        </w:rPr>
        <w:t>speedd</w:t>
      </w:r>
      <w:proofErr w:type="spellEnd"/>
      <w:r w:rsidR="009D48F4">
        <w:rPr>
          <w:lang w:eastAsia="ja-JP"/>
        </w:rPr>
        <w:t xml:space="preserve">-actions-confirmed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920A72">
      <w:pPr>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35" w:name="_Toc399700452"/>
      <w:bookmarkStart w:id="36" w:name="_Toc400370834"/>
      <w:r w:rsidRPr="00E93AD1">
        <w:rPr>
          <w:lang w:eastAsia="ja-JP"/>
        </w:rPr>
        <w:t>Complex Event Processor</w:t>
      </w:r>
      <w:bookmarkEnd w:id="35"/>
      <w:bookmarkEnd w:id="36"/>
    </w:p>
    <w:p w:rsidR="00C347BE" w:rsidRDefault="00117719" w:rsidP="00C347BE">
      <w:pPr>
        <w:pStyle w:val="Body"/>
        <w:keepNext/>
      </w:pPr>
      <w:r w:rsidRPr="00C57555">
        <w:rPr>
          <w:rFonts w:asciiTheme="minorHAnsi" w:hAnsiTheme="minorHAnsi"/>
          <w:b/>
          <w:noProof/>
          <w:sz w:val="22"/>
          <w:szCs w:val="22"/>
        </w:rPr>
        <w:drawing>
          <wp:inline distT="0" distB="0" distL="0" distR="0" wp14:anchorId="344BDFE5" wp14:editId="5DD91EAB">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37" w:name="_Ref400367988"/>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6</w:t>
      </w:r>
      <w:r w:rsidR="00465E84">
        <w:rPr>
          <w:noProof/>
        </w:rPr>
        <w:fldChar w:fldCharType="end"/>
      </w:r>
      <w:bookmarkEnd w:id="37"/>
      <w:r>
        <w:t xml:space="preserve"> - </w:t>
      </w:r>
      <w:r w:rsidRPr="00115BC9">
        <w:t>Proton Au</w:t>
      </w:r>
      <w:r>
        <w:t>thoring Tool and Runtime Engine</w:t>
      </w:r>
    </w:p>
    <w:p w:rsidR="00117719" w:rsidRDefault="00117719" w:rsidP="00117719">
      <w:pPr>
        <w:pStyle w:val="Body"/>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 xml:space="preserve">IBM Proactive Technology </w:t>
      </w:r>
      <w:proofErr w:type="gramStart"/>
      <w:r w:rsidRPr="00EC5565">
        <w:rPr>
          <w:rFonts w:asciiTheme="minorHAnsi" w:hAnsiTheme="minorHAnsi"/>
          <w:b/>
          <w:bCs/>
          <w:sz w:val="22"/>
          <w:szCs w:val="22"/>
        </w:rPr>
        <w:t>On</w:t>
      </w:r>
      <w:proofErr w:type="gramEnd"/>
      <w:r w:rsidRPr="00EC5565">
        <w:rPr>
          <w:rFonts w:asciiTheme="minorHAnsi" w:hAnsiTheme="minorHAnsi"/>
          <w:b/>
          <w:bCs/>
          <w:sz w:val="22"/>
          <w:szCs w:val="22"/>
        </w:rPr>
        <w:t xml:space="preserve"> Line</w:t>
      </w:r>
      <w:r w:rsidRPr="00EC5565">
        <w:rPr>
          <w:rFonts w:asciiTheme="minorHAnsi" w:hAnsiTheme="minorHAnsi"/>
          <w:sz w:val="22"/>
          <w:szCs w:val="22"/>
        </w:rPr>
        <w:t xml:space="preserve">—is a scalable integrated platform to support the development, deployment, and maintenance of proactive event-driven applications. </w:t>
      </w:r>
      <w:r w:rsidRPr="00EC5565">
        <w:rPr>
          <w:rFonts w:asciiTheme="minorHAnsi" w:hAnsiTheme="minorHAnsi"/>
          <w:b/>
          <w:bCs/>
          <w:sz w:val="22"/>
          <w:szCs w:val="22"/>
        </w:rPr>
        <w:t>Proactive event-driven computing</w:t>
      </w:r>
      <w:r w:rsidRPr="00EC5565">
        <w:rPr>
          <w:rFonts w:asciiTheme="minorHAnsi" w:hAnsiTheme="minorHAnsi"/>
          <w:sz w:val="22"/>
          <w:szCs w:val="22"/>
        </w:rPr>
        <w:t xml:space="preserve"> is the ability to mitigate or eliminate undesired states, or capitalize on predicted </w:t>
      </w:r>
      <w:r w:rsidRPr="00EC5565">
        <w:rPr>
          <w:rFonts w:asciiTheme="minorHAnsi" w:hAnsiTheme="minorHAnsi"/>
          <w:sz w:val="22"/>
          <w:szCs w:val="22"/>
        </w:rPr>
        <w:lastRenderedPageBreak/>
        <w:t xml:space="preserve">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117719">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t>derives</w:t>
      </w:r>
      <w:r w:rsidRPr="004C4DF9">
        <w:t xml:space="preserve"> and </w:t>
      </w:r>
      <w:r>
        <w:t>emits</w:t>
      </w:r>
      <w:r w:rsidRPr="004C4DF9">
        <w:t xml:space="preserve"> </w:t>
      </w:r>
      <w:r w:rsidRPr="004C4DF9">
        <w:rPr>
          <w:b/>
          <w:bCs/>
        </w:rPr>
        <w:t>complex</w:t>
      </w:r>
      <w:r w:rsidRPr="004C4DF9">
        <w:t xml:space="preserve"> events</w:t>
      </w:r>
      <w:r w:rsidR="0027423D">
        <w:t xml:space="preserve"> (see </w:t>
      </w:r>
      <w:r w:rsidR="0027423D">
        <w:fldChar w:fldCharType="begin"/>
      </w:r>
      <w:r w:rsidR="0027423D">
        <w:instrText xml:space="preserve"> REF _Ref400367988 \h </w:instrText>
      </w:r>
      <w:r w:rsidR="0027423D">
        <w:fldChar w:fldCharType="separate"/>
      </w:r>
      <w:r w:rsidR="0027423D">
        <w:t xml:space="preserve">Figure </w:t>
      </w:r>
      <w:r w:rsidR="0027423D">
        <w:rPr>
          <w:rFonts w:hint="cs"/>
          <w:noProof/>
          <w:cs/>
        </w:rPr>
        <w:t>‎</w:t>
      </w:r>
      <w:r w:rsidR="0027423D">
        <w:rPr>
          <w:noProof/>
        </w:rPr>
        <w:t>2</w:t>
      </w:r>
      <w:r w:rsidR="0027423D">
        <w:t>.</w:t>
      </w:r>
      <w:r w:rsidR="0027423D">
        <w:rPr>
          <w:noProof/>
        </w:rPr>
        <w:t>6</w:t>
      </w:r>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117719">
      <w:pPr>
        <w:pStyle w:val="Body"/>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117719">
      <w:pPr>
        <w:pStyle w:val="Bullets1"/>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easy development using web-based user interface, point-and-click editors, list selections, etc. Rules can be written by non-programmer users.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117719" w:rsidP="00117719">
      <w:pPr>
        <w:pStyle w:val="Heading4"/>
      </w:pPr>
      <w:r>
        <w:lastRenderedPageBreak/>
        <w:t>High-level Architecture</w:t>
      </w:r>
    </w:p>
    <w:p w:rsidR="000C2CEF" w:rsidRDefault="00117719" w:rsidP="000C2CEF">
      <w:pPr>
        <w:keepNext/>
      </w:pPr>
      <w:r>
        <w:rPr>
          <w:noProof/>
          <w:lang w:eastAsia="en-US" w:bidi="he-IL"/>
        </w:rPr>
        <w:drawing>
          <wp:inline distT="0" distB="0" distL="0" distR="0" wp14:anchorId="4A9DFBF4" wp14:editId="29D7AF96">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38" w:name="_Ref400370071"/>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7</w:t>
      </w:r>
      <w:r w:rsidR="00465E84">
        <w:rPr>
          <w:noProof/>
        </w:rPr>
        <w:fldChar w:fldCharType="end"/>
      </w:r>
      <w:bookmarkEnd w:id="38"/>
      <w:r>
        <w:t xml:space="preserve"> - </w:t>
      </w:r>
      <w:r w:rsidRPr="009824DD">
        <w:t>Proton Runtime and external systems</w:t>
      </w:r>
    </w:p>
    <w:p w:rsidR="00117719" w:rsidRDefault="00117719" w:rsidP="00117719">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513EBF">
        <w:fldChar w:fldCharType="separate"/>
      </w:r>
      <w:r w:rsidR="00513EBF">
        <w:t xml:space="preserve">Figure </w:t>
      </w:r>
      <w:r w:rsidR="00513EBF">
        <w:rPr>
          <w:rFonts w:hint="cs"/>
          <w:noProof/>
          <w:cs/>
        </w:rPr>
        <w:t>‎</w:t>
      </w:r>
      <w:r w:rsidR="00513EBF">
        <w:rPr>
          <w:noProof/>
        </w:rPr>
        <w:t>2</w:t>
      </w:r>
      <w:r w:rsidR="00513EBF">
        <w:t>.</w:t>
      </w:r>
      <w:r w:rsidR="00513EBF">
        <w:rPr>
          <w:noProof/>
        </w:rPr>
        <w:t>7</w:t>
      </w:r>
      <w:r w:rsidR="00513EBF">
        <w:fldChar w:fldCharType="end"/>
      </w:r>
      <w:r w:rsidR="00513EBF">
        <w:t>)</w:t>
      </w:r>
      <w:r w:rsidRPr="00FF09CA">
        <w:t xml:space="preserve">: </w:t>
      </w:r>
    </w:p>
    <w:p w:rsidR="00117719" w:rsidRDefault="00117719" w:rsidP="00117719">
      <w:pPr>
        <w:pStyle w:val="ListParagraph"/>
        <w:numPr>
          <w:ilvl w:val="0"/>
          <w:numId w:val="17"/>
        </w:numPr>
      </w:pPr>
      <w:r>
        <w:t>Adapters – communication of Proton with external systems</w:t>
      </w:r>
    </w:p>
    <w:p w:rsidR="00117719" w:rsidRDefault="00117719" w:rsidP="00117719">
      <w:pPr>
        <w:pStyle w:val="ListParagraph"/>
        <w:numPr>
          <w:ilvl w:val="0"/>
          <w:numId w:val="17"/>
        </w:numPr>
      </w:pPr>
      <w:r>
        <w:t>Parallelizing  agent-context queues – for parallelization of processing of single event instance, participating in multiple patterns/contexts, and parallelization of processing among multiple event instances</w:t>
      </w:r>
    </w:p>
    <w:p w:rsidR="00117719" w:rsidRDefault="00117719" w:rsidP="00117719">
      <w:pPr>
        <w:pStyle w:val="ListParagraph"/>
        <w:numPr>
          <w:ilvl w:val="0"/>
          <w:numId w:val="17"/>
        </w:numPr>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117719">
      <w:pPr>
        <w:pStyle w:val="ListParagraph"/>
        <w:numPr>
          <w:ilvl w:val="0"/>
          <w:numId w:val="17"/>
        </w:numPr>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complex event derivation based on that state. </w:t>
      </w:r>
    </w:p>
    <w:p w:rsidR="00117719" w:rsidRPr="00210DA2" w:rsidRDefault="00117719" w:rsidP="00117719">
      <w:pPr>
        <w:ind w:left="360"/>
      </w:pPr>
      <w:r w:rsidRPr="00210DA2">
        <w:t>When receiving a raw event, the following actions are performed:</w:t>
      </w:r>
    </w:p>
    <w:p w:rsidR="00117719" w:rsidRPr="00210DA2" w:rsidRDefault="00117719" w:rsidP="00D96F74">
      <w:pPr>
        <w:pStyle w:val="ListParagraph"/>
        <w:numPr>
          <w:ilvl w:val="0"/>
          <w:numId w:val="18"/>
        </w:numPr>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117719">
      <w:pPr>
        <w:pStyle w:val="ListParagraph"/>
        <w:numPr>
          <w:ilvl w:val="0"/>
          <w:numId w:val="18"/>
        </w:numPr>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117719">
      <w:pPr>
        <w:pStyle w:val="ListParagraph"/>
        <w:numPr>
          <w:ilvl w:val="1"/>
          <w:numId w:val="18"/>
        </w:numPr>
      </w:pPr>
      <w:r w:rsidRPr="00210DA2">
        <w:lastRenderedPageBreak/>
        <w:t>Parallelize processing of the same event by multiple unrelated patterns/contexts at the same time keeping the order for events of the same context/pattern where order is important</w:t>
      </w:r>
    </w:p>
    <w:p w:rsidR="00117719" w:rsidRPr="00210DA2" w:rsidRDefault="00117719" w:rsidP="00117719">
      <w:pPr>
        <w:pStyle w:val="ListParagraph"/>
        <w:numPr>
          <w:ilvl w:val="1"/>
          <w:numId w:val="18"/>
        </w:numPr>
      </w:pPr>
      <w:r w:rsidRPr="00210DA2">
        <w:t>Solve out-of-order problems – can buffer for a specified amount of time</w:t>
      </w:r>
    </w:p>
    <w:p w:rsidR="00117719" w:rsidRDefault="00117719" w:rsidP="00117719">
      <w:pPr>
        <w:pStyle w:val="ListParagraph"/>
        <w:numPr>
          <w:ilvl w:val="1"/>
          <w:numId w:val="18"/>
        </w:numPr>
      </w:pPr>
      <w:r w:rsidRPr="00210DA2">
        <w:t>Solve correctness problems</w:t>
      </w:r>
    </w:p>
    <w:p w:rsidR="00117719" w:rsidRPr="00210DA2" w:rsidRDefault="00117719" w:rsidP="00117719">
      <w:pPr>
        <w:pStyle w:val="ListParagraph"/>
        <w:numPr>
          <w:ilvl w:val="0"/>
          <w:numId w:val="18"/>
        </w:numPr>
      </w:pPr>
      <w:r w:rsidRPr="00210DA2">
        <w:t xml:space="preserve">The event is passed to </w:t>
      </w:r>
      <w:r w:rsidRPr="005E76C3">
        <w:rPr>
          <w:b/>
          <w:bCs/>
        </w:rPr>
        <w:t>context service</w:t>
      </w:r>
      <w:r w:rsidRPr="00210DA2">
        <w:t>, where it is determined:</w:t>
      </w:r>
    </w:p>
    <w:p w:rsidR="00117719" w:rsidRPr="00210DA2" w:rsidRDefault="00117719" w:rsidP="00E40A13">
      <w:pPr>
        <w:pStyle w:val="ListParagraph"/>
        <w:numPr>
          <w:ilvl w:val="1"/>
          <w:numId w:val="18"/>
        </w:numPr>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117719">
      <w:pPr>
        <w:pStyle w:val="ListParagraph"/>
        <w:numPr>
          <w:ilvl w:val="1"/>
          <w:numId w:val="18"/>
        </w:numPr>
      </w:pPr>
      <w:r w:rsidRPr="00210DA2">
        <w:t>Which context partition/partitions this event should be grouped under</w:t>
      </w:r>
    </w:p>
    <w:p w:rsidR="00117719" w:rsidRPr="00210DA2" w:rsidRDefault="00117719" w:rsidP="00117719">
      <w:pPr>
        <w:pStyle w:val="ListParagraph"/>
        <w:numPr>
          <w:ilvl w:val="0"/>
          <w:numId w:val="18"/>
        </w:numPr>
      </w:pPr>
      <w:r w:rsidRPr="00210DA2">
        <w:t xml:space="preserve">The event is passed to </w:t>
      </w:r>
      <w:r w:rsidRPr="005E76C3">
        <w:rPr>
          <w:b/>
          <w:bCs/>
        </w:rPr>
        <w:t>EPA manager:</w:t>
      </w:r>
    </w:p>
    <w:p w:rsidR="00117719" w:rsidRPr="00210DA2" w:rsidRDefault="00117719" w:rsidP="00117719">
      <w:pPr>
        <w:pStyle w:val="ListParagraph"/>
        <w:numPr>
          <w:ilvl w:val="1"/>
          <w:numId w:val="18"/>
        </w:numPr>
      </w:pPr>
      <w:r w:rsidRPr="00210DA2">
        <w:t>Where it is passed to the specific EPA instance for the relevant context partition</w:t>
      </w:r>
      <w:r>
        <w:t>,</w:t>
      </w:r>
    </w:p>
    <w:p w:rsidR="00117719" w:rsidRPr="00210DA2" w:rsidRDefault="00117719" w:rsidP="00117719">
      <w:pPr>
        <w:pStyle w:val="ListParagraph"/>
        <w:numPr>
          <w:ilvl w:val="1"/>
          <w:numId w:val="18"/>
        </w:numPr>
      </w:pPr>
      <w:r w:rsidRPr="00210DA2">
        <w:t>Added to state of the instance</w:t>
      </w:r>
    </w:p>
    <w:p w:rsidR="00117719" w:rsidRPr="00210DA2" w:rsidRDefault="00117719" w:rsidP="00117719">
      <w:pPr>
        <w:pStyle w:val="ListParagraph"/>
        <w:numPr>
          <w:ilvl w:val="1"/>
          <w:numId w:val="18"/>
        </w:numPr>
      </w:pPr>
      <w:r w:rsidRPr="00210DA2">
        <w:t>And invokes pattern processing</w:t>
      </w:r>
    </w:p>
    <w:p w:rsidR="00117719" w:rsidRPr="00210DA2" w:rsidRDefault="00117719" w:rsidP="00117719">
      <w:pPr>
        <w:pStyle w:val="ListParagraph"/>
        <w:numPr>
          <w:ilvl w:val="1"/>
          <w:numId w:val="18"/>
        </w:numPr>
      </w:pPr>
      <w:r w:rsidRPr="00210DA2">
        <w:t>If relevant, a derived event is created and emitted</w:t>
      </w:r>
    </w:p>
    <w:p w:rsidR="00117719" w:rsidRDefault="00117719" w:rsidP="00117719">
      <w:pPr>
        <w:pStyle w:val="Heading4"/>
      </w:pPr>
      <w:r>
        <w:t>Proton component architecture</w:t>
      </w:r>
    </w:p>
    <w:p w:rsidR="000F7389" w:rsidRDefault="00117719" w:rsidP="000F7389">
      <w:pPr>
        <w:keepNext/>
      </w:pPr>
      <w:r w:rsidRPr="009C0869">
        <w:rPr>
          <w:noProof/>
          <w:lang w:eastAsia="en-US" w:bidi="he-IL"/>
        </w:rPr>
        <w:drawing>
          <wp:inline distT="0" distB="0" distL="0" distR="0" wp14:anchorId="3AE71A96" wp14:editId="4EF3C641">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39" w:name="_Ref400370198"/>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8</w:t>
      </w:r>
      <w:r w:rsidR="00465E84">
        <w:rPr>
          <w:noProof/>
        </w:rPr>
        <w:fldChar w:fldCharType="end"/>
      </w:r>
      <w:bookmarkEnd w:id="39"/>
      <w:r>
        <w:t xml:space="preserve"> - </w:t>
      </w:r>
      <w:r w:rsidRPr="006B1E95">
        <w:t>Proton components</w:t>
      </w:r>
    </w:p>
    <w:p w:rsidR="00117719" w:rsidRDefault="00117719" w:rsidP="00CB350C">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624F71">
        <w:fldChar w:fldCharType="separate"/>
      </w:r>
      <w:r w:rsidR="00624F71">
        <w:t xml:space="preserve">Figure </w:t>
      </w:r>
      <w:r w:rsidR="00624F71">
        <w:rPr>
          <w:rFonts w:hint="cs"/>
          <w:noProof/>
          <w:cs/>
        </w:rPr>
        <w:t>‎</w:t>
      </w:r>
      <w:r w:rsidR="00624F71">
        <w:rPr>
          <w:noProof/>
        </w:rPr>
        <w:t>2</w:t>
      </w:r>
      <w:r w:rsidR="00624F71">
        <w:t>.</w:t>
      </w:r>
      <w:r w:rsidR="00624F71">
        <w:rPr>
          <w:noProof/>
        </w:rPr>
        <w:t>8</w:t>
      </w:r>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r>
        <w:lastRenderedPageBreak/>
        <w:t>Distributed Architecture on top of STORM</w:t>
      </w:r>
    </w:p>
    <w:p w:rsidR="0037523F" w:rsidRDefault="00117719" w:rsidP="0037523F">
      <w:pPr>
        <w:keepNext/>
      </w:pPr>
      <w:r>
        <w:rPr>
          <w:noProof/>
          <w:lang w:eastAsia="en-US" w:bidi="he-IL"/>
        </w:rPr>
        <w:drawing>
          <wp:inline distT="0" distB="0" distL="0" distR="0" wp14:anchorId="78EA0322" wp14:editId="448721FE">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37523F">
      <w:pPr>
        <w:pStyle w:val="Caption"/>
      </w:pPr>
      <w:bookmarkStart w:id="40" w:name="_Ref400370339"/>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9</w:t>
      </w:r>
      <w:r w:rsidR="00465E84">
        <w:rPr>
          <w:noProof/>
        </w:rPr>
        <w:fldChar w:fldCharType="end"/>
      </w:r>
      <w:bookmarkEnd w:id="40"/>
      <w:r>
        <w:t xml:space="preserve"> - Architecture of </w:t>
      </w:r>
      <w:r w:rsidRPr="00AC30BF">
        <w:t>Proton on STORM</w:t>
      </w:r>
    </w:p>
    <w:p w:rsidR="00117719" w:rsidRDefault="00117719" w:rsidP="00355376">
      <w:r>
        <w:t xml:space="preserve">The Proton architecture on top of STORM </w:t>
      </w:r>
      <w:r w:rsidR="00332793">
        <w:t xml:space="preserve">(see </w:t>
      </w:r>
      <w:r w:rsidR="00332793">
        <w:fldChar w:fldCharType="begin"/>
      </w:r>
      <w:r w:rsidR="00332793">
        <w:instrText xml:space="preserve"> REF _Ref400370339 \h </w:instrText>
      </w:r>
      <w:r w:rsidR="00332793">
        <w:fldChar w:fldCharType="separate"/>
      </w:r>
      <w:r w:rsidR="00332793">
        <w:t xml:space="preserve">Figure </w:t>
      </w:r>
      <w:r w:rsidR="00332793">
        <w:rPr>
          <w:rFonts w:hint="cs"/>
          <w:noProof/>
          <w:cs/>
        </w:rPr>
        <w:t>‎</w:t>
      </w:r>
      <w:r w:rsidR="00332793">
        <w:rPr>
          <w:noProof/>
        </w:rPr>
        <w:t>2</w:t>
      </w:r>
      <w:r w:rsidR="00332793">
        <w:t>.</w:t>
      </w:r>
      <w:r w:rsidR="00332793">
        <w:rPr>
          <w:noProof/>
        </w:rPr>
        <w:t>9</w:t>
      </w:r>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STORM primitives for streaming the events to/from external systems, and for segmenting the event stream. </w:t>
      </w:r>
    </w:p>
    <w:p w:rsidR="00117719" w:rsidRPr="00BC7126" w:rsidRDefault="00117719" w:rsidP="00117719">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–the agent name and the context name - is added to the event tuple.</w:t>
      </w:r>
    </w:p>
    <w:p w:rsidR="00117719" w:rsidRPr="00BC7126" w:rsidRDefault="00117719" w:rsidP="00117719">
      <w:r w:rsidRPr="00BC7126">
        <w:t xml:space="preserve">We use the </w:t>
      </w:r>
      <w:r>
        <w:t xml:space="preserve">STORM </w:t>
      </w:r>
      <w:r w:rsidRPr="00BC7126">
        <w:t xml:space="preserve">field grouping </w:t>
      </w:r>
      <w:r>
        <w:t>option on the metadata routing</w:t>
      </w:r>
      <w:r w:rsidRPr="00BC7126">
        <w:t xml:space="preserve"> fields</w:t>
      </w:r>
      <w:r>
        <w:t xml:space="preserve"> –</w:t>
      </w:r>
      <w:r w:rsidR="00C651AA">
        <w:t xml:space="preserve"> </w:t>
      </w:r>
      <w:r>
        <w:t>the agent name and the context name-</w:t>
      </w:r>
      <w:r w:rsidRPr="00BC7126">
        <w:t xml:space="preserve"> to route the information to the next </w:t>
      </w:r>
      <w:r>
        <w:t xml:space="preserve">Proton </w:t>
      </w:r>
      <w:r w:rsidRPr="00BC7126">
        <w:t>bolt</w:t>
      </w:r>
      <w:r>
        <w:t>-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p>
    <w:p w:rsidR="00117719" w:rsidRPr="00BC7126" w:rsidRDefault="00117719" w:rsidP="00117719">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117719">
      <w:r w:rsidRPr="00BC7126">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727080">
      <w:pPr>
        <w:rPr>
          <w:rFonts w:eastAsia="MS Mincho"/>
          <w:lang w:eastAsia="ja-JP"/>
        </w:rPr>
      </w:pPr>
      <w:r w:rsidRPr="00BC7126">
        <w:lastRenderedPageBreak/>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r w:rsidR="00327E8E">
        <w:t xml:space="preserve"> </w:t>
      </w:r>
      <w:r w:rsidRPr="00BC7126">
        <w:t>raw event.</w:t>
      </w:r>
    </w:p>
    <w:p w:rsidR="00E93AD1" w:rsidRPr="00E93AD1" w:rsidRDefault="00E93AD1" w:rsidP="00462E25">
      <w:pPr>
        <w:pStyle w:val="Heading3"/>
        <w:rPr>
          <w:lang w:eastAsia="ja-JP"/>
        </w:rPr>
      </w:pPr>
      <w:bookmarkStart w:id="41" w:name="_Toc400370835"/>
      <w:r w:rsidRPr="00E93AD1">
        <w:rPr>
          <w:lang w:eastAsia="ja-JP"/>
        </w:rPr>
        <w:t>Decision Management</w:t>
      </w:r>
      <w:bookmarkEnd w:id="41"/>
    </w:p>
    <w:p w:rsidR="00E93AD1" w:rsidRPr="00E93AD1" w:rsidRDefault="00E93AD1" w:rsidP="00E93AD1">
      <w:pPr>
        <w:rPr>
          <w:rFonts w:eastAsia="MS Mincho"/>
          <w:lang w:eastAsia="ja-JP"/>
        </w:rPr>
      </w:pPr>
      <w:commentRangeStart w:id="42"/>
      <w:r w:rsidRPr="00E93AD1">
        <w:rPr>
          <w:rFonts w:eastAsia="MS Mincho"/>
          <w:lang w:eastAsia="ja-JP"/>
        </w:rPr>
        <w:t>Architecture of the decision management component(s), approaches, issues, etc. Possibly discuss separately the design for every use case.</w:t>
      </w:r>
      <w:commentRangeEnd w:id="42"/>
      <w:r w:rsidR="00CC3D46">
        <w:rPr>
          <w:rStyle w:val="CommentReference"/>
        </w:rPr>
        <w:commentReference w:id="42"/>
      </w:r>
    </w:p>
    <w:p w:rsidR="00E93AD1" w:rsidRPr="00E93AD1" w:rsidRDefault="00E93AD1" w:rsidP="00462E25">
      <w:pPr>
        <w:pStyle w:val="Heading3"/>
        <w:rPr>
          <w:lang w:eastAsia="ja-JP"/>
        </w:rPr>
      </w:pPr>
      <w:bookmarkStart w:id="43" w:name="_Toc400370836"/>
      <w:r w:rsidRPr="00E93AD1">
        <w:rPr>
          <w:lang w:eastAsia="ja-JP"/>
        </w:rPr>
        <w:t>Dashboard application</w:t>
      </w:r>
      <w:bookmarkEnd w:id="43"/>
    </w:p>
    <w:p w:rsidR="00800A3A" w:rsidRPr="001D4F69" w:rsidRDefault="00800A3A" w:rsidP="00C215C3">
      <w:pPr>
        <w:jc w:val="both"/>
        <w:rPr>
          <w:lang w:val="en-GB"/>
        </w:rPr>
      </w:pPr>
      <w:bookmarkStart w:id="44" w:name="_Ref399699634"/>
      <w:bookmarkStart w:id="45" w:name="_Toc400370837"/>
      <w:r>
        <w:rPr>
          <w:lang w:val="en-GB"/>
        </w:rPr>
        <w:t xml:space="preserve">Operators will interact with the outputs of the SPEEDD algorithms through a User Interface. </w:t>
      </w:r>
      <w:r w:rsidRPr="001D4F69">
        <w:rPr>
          <w:lang w:val="en-GB"/>
        </w:rPr>
        <w:t xml:space="preserve">The </w:t>
      </w:r>
      <w:r>
        <w:rPr>
          <w:lang w:val="en-GB"/>
        </w:rPr>
        <w:t>Dashboard Client communicates, via the Dashboard Server</w:t>
      </w:r>
      <w:r w:rsidRPr="001D4F69">
        <w:rPr>
          <w:lang w:val="en-GB"/>
        </w:rPr>
        <w:t xml:space="preserve"> with the </w:t>
      </w:r>
      <w:r>
        <w:rPr>
          <w:lang w:val="en-GB"/>
        </w:rPr>
        <w:t>composite</w:t>
      </w:r>
      <w:r w:rsidRPr="001D4F69">
        <w:rPr>
          <w:lang w:val="en-GB"/>
        </w:rPr>
        <w:t xml:space="preserve"> systems </w:t>
      </w:r>
      <w:r>
        <w:rPr>
          <w:lang w:val="en-GB"/>
        </w:rPr>
        <w:t>in</w:t>
      </w:r>
      <w:r w:rsidRPr="001D4F69">
        <w:rPr>
          <w:lang w:val="en-GB"/>
        </w:rPr>
        <w:t xml:space="preserve"> the SPEEDD architecture</w:t>
      </w:r>
      <w:r>
        <w:rPr>
          <w:lang w:val="en-GB"/>
        </w:rPr>
        <w:t>. Operators can accept, respond to, or make suggestions and control actions, via the User Interface and these changes are fed back into the SPEEDD architecture</w:t>
      </w:r>
      <w:r w:rsidRPr="001D4F69">
        <w:rPr>
          <w:lang w:val="en-GB"/>
        </w:rPr>
        <w:t xml:space="preserve">, thus allowing for the seamless integration of expert knowledge and the outputs of complex algorithms. </w:t>
      </w:r>
      <w:r>
        <w:rPr>
          <w:lang w:val="en-GB"/>
        </w:rPr>
        <w:t xml:space="preserve">A diagram of the dashboard architecture can be seen in </w:t>
      </w:r>
      <w:r w:rsidR="00C215C3">
        <w:rPr>
          <w:b/>
          <w:lang w:val="en-GB"/>
        </w:rPr>
        <w:fldChar w:fldCharType="begin"/>
      </w:r>
      <w:r w:rsidR="00C215C3">
        <w:rPr>
          <w:lang w:val="en-GB"/>
        </w:rPr>
        <w:instrText xml:space="preserve"> REF _Ref400462337 \h </w:instrText>
      </w:r>
      <w:r w:rsidR="00C215C3">
        <w:rPr>
          <w:b/>
          <w:lang w:val="en-GB"/>
        </w:rPr>
      </w:r>
      <w:r w:rsidR="00C215C3">
        <w:rPr>
          <w:b/>
          <w:lang w:val="en-GB"/>
        </w:rPr>
        <w:fldChar w:fldCharType="separate"/>
      </w:r>
      <w:r w:rsidR="00C215C3">
        <w:t xml:space="preserve">Figure </w:t>
      </w:r>
      <w:r w:rsidR="00C215C3">
        <w:rPr>
          <w:rFonts w:hint="cs"/>
          <w:noProof/>
          <w:cs/>
        </w:rPr>
        <w:t>‎</w:t>
      </w:r>
      <w:r w:rsidR="00C215C3">
        <w:rPr>
          <w:noProof/>
        </w:rPr>
        <w:t>2</w:t>
      </w:r>
      <w:r w:rsidR="00C215C3">
        <w:t>.</w:t>
      </w:r>
      <w:r w:rsidR="00C215C3">
        <w:rPr>
          <w:noProof/>
        </w:rPr>
        <w:t>10</w:t>
      </w:r>
      <w:r w:rsidR="00C215C3">
        <w:rPr>
          <w:b/>
          <w:lang w:val="en-GB"/>
        </w:rPr>
        <w:fldChar w:fldCharType="end"/>
      </w:r>
      <w:r>
        <w:rPr>
          <w:lang w:val="en-GB"/>
        </w:rPr>
        <w:t>.</w:t>
      </w:r>
    </w:p>
    <w:p w:rsidR="00327B5F" w:rsidRDefault="00800A3A" w:rsidP="00327B5F">
      <w:pPr>
        <w:keepNext/>
        <w:jc w:val="both"/>
      </w:pPr>
      <w:r w:rsidRPr="001D4F69">
        <w:rPr>
          <w:lang w:val="en-GB"/>
        </w:rPr>
        <w:object w:dxaOrig="10209" w:dyaOrig="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05pt;height:320.3pt" o:ole="">
            <v:imagedata r:id="rId23" o:title=""/>
          </v:shape>
          <o:OLEObject Type="Embed" ProgID="Visio.Drawing.11" ShapeID="_x0000_i1025" DrawAspect="Content" ObjectID="_1474275617" r:id="rId24"/>
        </w:object>
      </w:r>
    </w:p>
    <w:p w:rsidR="00800A3A" w:rsidRDefault="00327B5F" w:rsidP="00327B5F">
      <w:pPr>
        <w:pStyle w:val="Caption"/>
        <w:jc w:val="both"/>
        <w:rPr>
          <w:lang w:val="en-GB"/>
        </w:rPr>
      </w:pPr>
      <w:bookmarkStart w:id="46" w:name="_Ref400462337"/>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10</w:t>
      </w:r>
      <w:r w:rsidR="00465E84">
        <w:rPr>
          <w:noProof/>
        </w:rPr>
        <w:fldChar w:fldCharType="end"/>
      </w:r>
      <w:bookmarkEnd w:id="46"/>
      <w:r>
        <w:t xml:space="preserve"> - </w:t>
      </w:r>
      <w:r w:rsidRPr="004F1B9F">
        <w:t>Dashboard Architecture</w:t>
      </w:r>
    </w:p>
    <w:p w:rsidR="00800A3A" w:rsidRPr="001D4F69" w:rsidRDefault="00800A3A" w:rsidP="00800A3A">
      <w:pPr>
        <w:jc w:val="both"/>
        <w:rPr>
          <w:lang w:val="en-GB"/>
        </w:rPr>
      </w:pPr>
      <w:r w:rsidRPr="001D4F69">
        <w:rPr>
          <w:lang w:val="en-GB"/>
        </w:rPr>
        <w:t xml:space="preserve">The </w:t>
      </w:r>
      <w:r>
        <w:rPr>
          <w:lang w:val="en-GB"/>
        </w:rPr>
        <w:t>D</w:t>
      </w:r>
      <w:r w:rsidRPr="001D4F69">
        <w:rPr>
          <w:lang w:val="en-GB"/>
        </w:rPr>
        <w:t xml:space="preserve">ashboard </w:t>
      </w:r>
      <w:r>
        <w:rPr>
          <w:lang w:val="en-GB"/>
        </w:rPr>
        <w:t>S</w:t>
      </w:r>
      <w:r w:rsidRPr="001D4F69">
        <w:rPr>
          <w:lang w:val="en-GB"/>
        </w:rPr>
        <w:t xml:space="preserve">erver is built using the Express web application framework for Node.js. The server implements a Kafka consumer and producer </w:t>
      </w:r>
      <w:r>
        <w:rPr>
          <w:lang w:val="en-GB"/>
        </w:rPr>
        <w:t>(</w:t>
      </w:r>
      <w:r w:rsidRPr="001D4F69">
        <w:rPr>
          <w:lang w:val="en-GB"/>
        </w:rPr>
        <w:t>apart from hosting the files that generate the UI</w:t>
      </w:r>
      <w:r>
        <w:rPr>
          <w:lang w:val="en-GB"/>
        </w:rPr>
        <w:t>)</w:t>
      </w:r>
      <w:r w:rsidRPr="001D4F69">
        <w:rPr>
          <w:lang w:val="en-GB"/>
        </w:rPr>
        <w:t xml:space="preserve">. The consumer listens </w:t>
      </w:r>
      <w:r>
        <w:rPr>
          <w:lang w:val="en-GB"/>
        </w:rPr>
        <w:t>for</w:t>
      </w:r>
      <w:r w:rsidRPr="001D4F69">
        <w:rPr>
          <w:lang w:val="en-GB"/>
        </w:rPr>
        <w:t xml:space="preserve"> broadcasted messages</w:t>
      </w:r>
      <w:r>
        <w:rPr>
          <w:lang w:val="en-GB"/>
        </w:rPr>
        <w:t xml:space="preserve"> in the Event Bus</w:t>
      </w:r>
      <w:r w:rsidRPr="001D4F69">
        <w:rPr>
          <w:lang w:val="en-GB"/>
        </w:rPr>
        <w:t xml:space="preserve"> under the following topics: </w:t>
      </w:r>
      <w:proofErr w:type="spellStart"/>
      <w:r w:rsidRPr="00CD3FB5">
        <w:rPr>
          <w:i/>
          <w:lang w:val="en-GB"/>
        </w:rPr>
        <w:t>speedd</w:t>
      </w:r>
      <w:proofErr w:type="spellEnd"/>
      <w:r w:rsidRPr="00CD3FB5">
        <w:rPr>
          <w:i/>
          <w:lang w:val="en-GB"/>
        </w:rPr>
        <w:t>-in-events</w:t>
      </w:r>
      <w:r w:rsidRPr="001D4F69">
        <w:rPr>
          <w:lang w:val="en-GB"/>
        </w:rPr>
        <w:t xml:space="preserve">, </w:t>
      </w:r>
      <w:proofErr w:type="spellStart"/>
      <w:r w:rsidRPr="00CD3FB5">
        <w:rPr>
          <w:i/>
          <w:lang w:val="en-GB"/>
        </w:rPr>
        <w:t>speedd</w:t>
      </w:r>
      <w:proofErr w:type="spellEnd"/>
      <w:r w:rsidRPr="00CD3FB5">
        <w:rPr>
          <w:i/>
          <w:lang w:val="en-GB"/>
        </w:rPr>
        <w:t>-out-events</w:t>
      </w:r>
      <w:r w:rsidRPr="001D4F69">
        <w:rPr>
          <w:lang w:val="en-GB"/>
        </w:rPr>
        <w:t xml:space="preserve"> and </w:t>
      </w:r>
      <w:proofErr w:type="spellStart"/>
      <w:r w:rsidRPr="00CD3FB5">
        <w:rPr>
          <w:i/>
          <w:lang w:val="en-GB"/>
        </w:rPr>
        <w:t>speedd</w:t>
      </w:r>
      <w:proofErr w:type="spellEnd"/>
      <w:r w:rsidRPr="00CD3FB5">
        <w:rPr>
          <w:i/>
          <w:lang w:val="en-GB"/>
        </w:rPr>
        <w:t>-actions</w:t>
      </w:r>
      <w:r w:rsidRPr="001D4F69">
        <w:rPr>
          <w:lang w:val="en-GB"/>
        </w:rPr>
        <w:t xml:space="preserve">. The producer broadcasts messages under the topic </w:t>
      </w:r>
      <w:proofErr w:type="spellStart"/>
      <w:r w:rsidRPr="0030211C">
        <w:rPr>
          <w:i/>
          <w:lang w:val="en-GB"/>
        </w:rPr>
        <w:t>speedd</w:t>
      </w:r>
      <w:proofErr w:type="spellEnd"/>
      <w:r w:rsidRPr="0030211C">
        <w:rPr>
          <w:i/>
          <w:lang w:val="en-GB"/>
        </w:rPr>
        <w:t>-actions-confirmed</w:t>
      </w:r>
      <w:r w:rsidRPr="001D4F69">
        <w:rPr>
          <w:lang w:val="en-GB"/>
        </w:rPr>
        <w:t>. For more details on the SPE</w:t>
      </w:r>
      <w:r>
        <w:rPr>
          <w:lang w:val="en-GB"/>
        </w:rPr>
        <w:t>E</w:t>
      </w:r>
      <w:r w:rsidRPr="001D4F69">
        <w:rPr>
          <w:lang w:val="en-GB"/>
        </w:rPr>
        <w:t xml:space="preserve">DD Kafka topics see section 2.4.1. Both the Kafka </w:t>
      </w:r>
      <w:r w:rsidRPr="001D4F69">
        <w:rPr>
          <w:lang w:val="en-GB"/>
        </w:rPr>
        <w:lastRenderedPageBreak/>
        <w:t xml:space="preserve">consumer and producer are implemented using the </w:t>
      </w:r>
      <w:proofErr w:type="spellStart"/>
      <w:r w:rsidRPr="001D4F69">
        <w:rPr>
          <w:lang w:val="en-GB"/>
        </w:rPr>
        <w:t>npm</w:t>
      </w:r>
      <w:proofErr w:type="spellEnd"/>
      <w:r w:rsidRPr="001D4F69">
        <w:rPr>
          <w:lang w:val="en-GB"/>
        </w:rPr>
        <w:t xml:space="preserve"> (node package manager) module ‘</w:t>
      </w:r>
      <w:proofErr w:type="spellStart"/>
      <w:r w:rsidRPr="001D4F69">
        <w:rPr>
          <w:lang w:val="en-GB"/>
        </w:rPr>
        <w:t>kafka</w:t>
      </w:r>
      <w:proofErr w:type="spellEnd"/>
      <w:r w:rsidRPr="001D4F69">
        <w:rPr>
          <w:lang w:val="en-GB"/>
        </w:rPr>
        <w:t xml:space="preserve">-node’, a Node.js client with Zookeeper integration for apache Kafka. </w:t>
      </w:r>
    </w:p>
    <w:p w:rsidR="00800A3A" w:rsidRPr="001D4F69" w:rsidRDefault="00800A3A" w:rsidP="00800A3A">
      <w:pPr>
        <w:jc w:val="both"/>
        <w:rPr>
          <w:lang w:val="en-GB"/>
        </w:rPr>
      </w:pPr>
      <w:r w:rsidRPr="001D4F69">
        <w:rPr>
          <w:lang w:val="en-GB"/>
        </w:rPr>
        <w:t xml:space="preserve">The </w:t>
      </w:r>
      <w:r>
        <w:rPr>
          <w:lang w:val="en-GB"/>
        </w:rPr>
        <w:t>D</w:t>
      </w:r>
      <w:r w:rsidRPr="001D4F69">
        <w:rPr>
          <w:lang w:val="en-GB"/>
        </w:rPr>
        <w:t xml:space="preserve">ashboard </w:t>
      </w:r>
      <w:r>
        <w:rPr>
          <w:lang w:val="en-GB"/>
        </w:rPr>
        <w:t>C</w:t>
      </w:r>
      <w:r w:rsidRPr="001D4F69">
        <w:rPr>
          <w:lang w:val="en-GB"/>
        </w:rPr>
        <w:t>lient</w:t>
      </w:r>
      <w:r>
        <w:rPr>
          <w:lang w:val="en-GB"/>
        </w:rPr>
        <w:t xml:space="preserve"> is</w:t>
      </w:r>
      <w:r w:rsidRPr="001D4F69">
        <w:rPr>
          <w:lang w:val="en-GB"/>
        </w:rPr>
        <w:t xml:space="preserve"> designed to provide the user with a clear picture of the current </w:t>
      </w:r>
      <w:r>
        <w:rPr>
          <w:lang w:val="en-GB"/>
        </w:rPr>
        <w:t>state of the world. The Dashboard Client achieves the picture of the current</w:t>
      </w:r>
      <w:r w:rsidRPr="001D4F69">
        <w:rPr>
          <w:lang w:val="en-GB"/>
        </w:rPr>
        <w:t xml:space="preserve"> </w:t>
      </w:r>
      <w:r>
        <w:rPr>
          <w:lang w:val="en-GB"/>
        </w:rPr>
        <w:t xml:space="preserve">state </w:t>
      </w:r>
      <w:r w:rsidRPr="001D4F69">
        <w:rPr>
          <w:lang w:val="en-GB"/>
        </w:rPr>
        <w:t>by aggregating</w:t>
      </w:r>
      <w:r>
        <w:rPr>
          <w:lang w:val="en-GB"/>
        </w:rPr>
        <w:t xml:space="preserve"> </w:t>
      </w:r>
      <w:r w:rsidRPr="001D4F69">
        <w:rPr>
          <w:lang w:val="en-GB"/>
        </w:rPr>
        <w:t xml:space="preserve">sensor readings in human readable form, current states of the control </w:t>
      </w:r>
      <w:r>
        <w:rPr>
          <w:lang w:val="en-GB"/>
        </w:rPr>
        <w:t>equipment</w:t>
      </w:r>
      <w:r w:rsidRPr="001D4F69">
        <w:rPr>
          <w:lang w:val="en-GB"/>
        </w:rPr>
        <w:t xml:space="preserve"> available (</w:t>
      </w:r>
      <w:r>
        <w:rPr>
          <w:lang w:val="en-GB"/>
        </w:rPr>
        <w:t>e.g.</w:t>
      </w:r>
      <w:r w:rsidRPr="001D4F69">
        <w:rPr>
          <w:lang w:val="en-GB"/>
        </w:rPr>
        <w:t xml:space="preserve"> speed limit signs, message signs, lanes, etc.), current events identified by the Complex Event Processing (CEP) module and displays of the automated control events produced by the Decision Management (DM) unit (e.g. ramp metering rates). Furthermore, </w:t>
      </w:r>
      <w:r>
        <w:rPr>
          <w:lang w:val="en-GB"/>
        </w:rPr>
        <w:t>the Dashboard Client</w:t>
      </w:r>
      <w:r w:rsidRPr="001D4F69">
        <w:rPr>
          <w:lang w:val="en-GB"/>
        </w:rPr>
        <w:t xml:space="preserve"> aims to </w:t>
      </w:r>
      <w:r>
        <w:rPr>
          <w:lang w:val="en-GB"/>
        </w:rPr>
        <w:t>support</w:t>
      </w:r>
      <w:r w:rsidRPr="001D4F69">
        <w:rPr>
          <w:lang w:val="en-GB"/>
        </w:rPr>
        <w:t xml:space="preserve"> the decision-maker by predict</w:t>
      </w:r>
      <w:r>
        <w:rPr>
          <w:lang w:val="en-GB"/>
        </w:rPr>
        <w:t>ing</w:t>
      </w:r>
      <w:r w:rsidRPr="001D4F69">
        <w:rPr>
          <w:lang w:val="en-GB"/>
        </w:rPr>
        <w:t xml:space="preserve"> events</w:t>
      </w:r>
      <w:r>
        <w:rPr>
          <w:lang w:val="en-GB"/>
        </w:rPr>
        <w:t xml:space="preserve"> which might require attention</w:t>
      </w:r>
      <w:r w:rsidRPr="001D4F69">
        <w:rPr>
          <w:lang w:val="en-GB"/>
        </w:rPr>
        <w:t xml:space="preserve"> along</w:t>
      </w:r>
      <w:r>
        <w:rPr>
          <w:lang w:val="en-GB"/>
        </w:rPr>
        <w:t xml:space="preserve"> with</w:t>
      </w:r>
      <w:r w:rsidRPr="001D4F69">
        <w:rPr>
          <w:lang w:val="en-GB"/>
        </w:rPr>
        <w:t xml:space="preserve"> corresponding</w:t>
      </w:r>
      <w:r>
        <w:rPr>
          <w:lang w:val="en-GB"/>
        </w:rPr>
        <w:t xml:space="preserve"> suggested</w:t>
      </w:r>
      <w:r w:rsidRPr="001D4F69">
        <w:rPr>
          <w:lang w:val="en-GB"/>
        </w:rPr>
        <w:t xml:space="preserve"> mitigating strategies. Moreover, based on sensor readings, it helps the traffic managers get a better understanding </w:t>
      </w:r>
      <w:r w:rsidRPr="00F142C0">
        <w:rPr>
          <w:lang w:val="en-GB"/>
        </w:rPr>
        <w:t>to what degree the actions taken affect the drivers’ behaviour</w:t>
      </w:r>
      <w:r>
        <w:rPr>
          <w:lang w:val="en-GB"/>
        </w:rPr>
        <w:t xml:space="preserve"> and vice versa.</w:t>
      </w:r>
    </w:p>
    <w:p w:rsidR="00800A3A" w:rsidRDefault="006F6501" w:rsidP="00800A3A">
      <w:pPr>
        <w:jc w:val="both"/>
        <w:rPr>
          <w:lang w:val="en-GB"/>
        </w:rPr>
      </w:pPr>
      <w:r>
        <w:rPr>
          <w:b/>
          <w:lang w:val="en-GB"/>
        </w:rPr>
        <w:fldChar w:fldCharType="begin"/>
      </w:r>
      <w:r>
        <w:rPr>
          <w:lang w:val="en-GB"/>
        </w:rPr>
        <w:instrText xml:space="preserve"> REF _Ref400462394 \h </w:instrText>
      </w:r>
      <w:r>
        <w:rPr>
          <w:b/>
          <w:lang w:val="en-GB"/>
        </w:rPr>
      </w:r>
      <w:r>
        <w:rPr>
          <w:b/>
          <w:lang w:val="en-GB"/>
        </w:rPr>
        <w:fldChar w:fldCharType="separate"/>
      </w:r>
      <w:r>
        <w:t xml:space="preserve">Figure </w:t>
      </w:r>
      <w:r>
        <w:rPr>
          <w:rFonts w:hint="cs"/>
          <w:noProof/>
          <w:cs/>
        </w:rPr>
        <w:t>‎</w:t>
      </w:r>
      <w:r>
        <w:rPr>
          <w:noProof/>
        </w:rPr>
        <w:t>2</w:t>
      </w:r>
      <w:r>
        <w:t>.</w:t>
      </w:r>
      <w:r>
        <w:rPr>
          <w:noProof/>
        </w:rPr>
        <w:t>11</w:t>
      </w:r>
      <w:r>
        <w:rPr>
          <w:b/>
          <w:lang w:val="en-GB"/>
        </w:rPr>
        <w:fldChar w:fldCharType="end"/>
      </w:r>
      <w:r w:rsidR="00800A3A" w:rsidRPr="001D4F69">
        <w:rPr>
          <w:lang w:val="en-GB"/>
        </w:rPr>
        <w:t xml:space="preserve"> </w:t>
      </w:r>
      <w:r w:rsidR="00800A3A">
        <w:rPr>
          <w:lang w:val="en-GB"/>
        </w:rPr>
        <w:t>illustrates</w:t>
      </w:r>
      <w:r w:rsidR="00800A3A" w:rsidRPr="001D4F69">
        <w:rPr>
          <w:lang w:val="en-GB"/>
        </w:rPr>
        <w:t xml:space="preserve"> </w:t>
      </w:r>
      <w:r w:rsidR="00800A3A">
        <w:rPr>
          <w:lang w:val="en-GB"/>
        </w:rPr>
        <w:t>a</w:t>
      </w:r>
      <w:r w:rsidR="00800A3A" w:rsidRPr="001D4F69">
        <w:rPr>
          <w:lang w:val="en-GB"/>
        </w:rPr>
        <w:t xml:space="preserve"> proposed </w:t>
      </w:r>
      <w:r w:rsidR="00800A3A">
        <w:rPr>
          <w:lang w:val="en-GB"/>
        </w:rPr>
        <w:t xml:space="preserve">design for a User Interface (UI) for the traffic management use-case along with a description of its components. It has been developed as a result of a thorough analysis of how the traffic managers in Grenoble operate, by employing task decomposition and eye tracking techniques for determining the sources of information polled during a simulated exercise. For more details please refer to (Deliverable 5.3.1 Initial Report on User Interface Design for Traffic Management: using Cognitive Work Analysis to develop Ecological Interfaces for Traffic Management). The UI is generated using D3js, a </w:t>
      </w:r>
      <w:proofErr w:type="spellStart"/>
      <w:r w:rsidR="00800A3A">
        <w:rPr>
          <w:lang w:val="en-GB"/>
        </w:rPr>
        <w:t>Javascript</w:t>
      </w:r>
      <w:proofErr w:type="spellEnd"/>
      <w:r w:rsidR="00800A3A">
        <w:rPr>
          <w:lang w:val="en-GB"/>
        </w:rPr>
        <w:t xml:space="preserve"> library that enables the update of DOM elements as soon as corresponding data are received from the server. The server-client communication is implemented through SSE (server-sent events), standardized as part of HTML5 while confirmed user actions are sent to the server through an </w:t>
      </w:r>
      <w:proofErr w:type="spellStart"/>
      <w:r w:rsidR="00800A3A">
        <w:rPr>
          <w:lang w:val="en-GB"/>
        </w:rPr>
        <w:t>XMLhttpRequest</w:t>
      </w:r>
      <w:proofErr w:type="spellEnd"/>
      <w:r w:rsidR="00800A3A">
        <w:rPr>
          <w:lang w:val="en-GB"/>
        </w:rPr>
        <w:t xml:space="preserve">. </w:t>
      </w:r>
    </w:p>
    <w:p w:rsidR="00800A3A" w:rsidRPr="001D4F69" w:rsidRDefault="00800A3A" w:rsidP="006F6501">
      <w:pPr>
        <w:jc w:val="both"/>
        <w:rPr>
          <w:lang w:val="en-GB"/>
        </w:rPr>
      </w:pPr>
      <w:r>
        <w:rPr>
          <w:lang w:val="en-GB"/>
        </w:rPr>
        <w:t xml:space="preserve">The scope of the UI is detailed in deliverable 5.3.1.  However, </w:t>
      </w:r>
      <w:r w:rsidR="006F6501">
        <w:rPr>
          <w:b/>
          <w:lang w:val="en-GB"/>
        </w:rPr>
        <w:fldChar w:fldCharType="begin"/>
      </w:r>
      <w:r w:rsidR="006F6501">
        <w:rPr>
          <w:lang w:val="en-GB"/>
        </w:rPr>
        <w:instrText xml:space="preserve"> REF _Ref400462394 \h </w:instrText>
      </w:r>
      <w:r w:rsidR="006F6501">
        <w:rPr>
          <w:b/>
          <w:lang w:val="en-GB"/>
        </w:rPr>
      </w:r>
      <w:r w:rsidR="006F6501">
        <w:rPr>
          <w:b/>
          <w:lang w:val="en-GB"/>
        </w:rPr>
        <w:fldChar w:fldCharType="separate"/>
      </w:r>
      <w:r w:rsidR="006F6501">
        <w:t xml:space="preserve">Figure </w:t>
      </w:r>
      <w:r w:rsidR="006F6501">
        <w:rPr>
          <w:rFonts w:hint="cs"/>
          <w:noProof/>
          <w:cs/>
        </w:rPr>
        <w:t>‎</w:t>
      </w:r>
      <w:r w:rsidR="006F6501">
        <w:rPr>
          <w:noProof/>
        </w:rPr>
        <w:t>2</w:t>
      </w:r>
      <w:r w:rsidR="006F6501">
        <w:t>.</w:t>
      </w:r>
      <w:r w:rsidR="006F6501">
        <w:rPr>
          <w:noProof/>
        </w:rPr>
        <w:t>11</w:t>
      </w:r>
      <w:r w:rsidR="006F6501">
        <w:rPr>
          <w:b/>
          <w:lang w:val="en-GB"/>
        </w:rPr>
        <w:fldChar w:fldCharType="end"/>
      </w:r>
      <w:r>
        <w:rPr>
          <w:lang w:val="en-GB"/>
        </w:rPr>
        <w:t xml:space="preserve"> illustrates how the UI is partitioned into sections which relate to Understanding Traffic Behaviour (in the top left of the screen); Understanding Road User Behaviour (in the top right of the screen); Understanding the Current State of the World (in the centre and bottom right of the screen); Understanding Control Status (i.e., ramp metering on the bottom left of the screen); Understanding and Making Control Actions (in the bottom centre of the screen).  The aim is to provide a display through which the Traffic Manager in not only able to monitor the current state of the world, traffic and road user behaviour, but also to understand which control actions are available (or plausible) at a given point in time. Further development will be directed towards ways in which we are able to manage, through the UI, the dialogue between Traffic Managers and the SPEEDD decision modules, e.g., in terms of agreeing with or disputing suggestions.</w:t>
      </w:r>
    </w:p>
    <w:p w:rsidR="002C67A8" w:rsidRDefault="00800A3A" w:rsidP="002C67A8">
      <w:pPr>
        <w:keepNext/>
        <w:jc w:val="both"/>
      </w:pPr>
      <w:r>
        <w:object w:dxaOrig="14146" w:dyaOrig="11341">
          <v:shape id="_x0000_i1026" type="#_x0000_t75" style="width:451.05pt;height:361.6pt" o:ole="">
            <v:imagedata r:id="rId25" o:title=""/>
          </v:shape>
          <o:OLEObject Type="Embed" ProgID="Visio.Drawing.15" ShapeID="_x0000_i1026" DrawAspect="Content" ObjectID="_1474275618" r:id="rId26"/>
        </w:object>
      </w:r>
    </w:p>
    <w:p w:rsidR="00800A3A" w:rsidRDefault="002C67A8" w:rsidP="002C67A8">
      <w:pPr>
        <w:pStyle w:val="Caption"/>
        <w:jc w:val="both"/>
      </w:pPr>
      <w:bookmarkStart w:id="47" w:name="_Ref400462394"/>
      <w:r>
        <w:t xml:space="preserve">Figure </w:t>
      </w:r>
      <w:r w:rsidR="00465E84">
        <w:fldChar w:fldCharType="begin"/>
      </w:r>
      <w:r w:rsidR="00465E84">
        <w:instrText xml:space="preserve"> STYLEREF 1 \s </w:instrText>
      </w:r>
      <w:r w:rsidR="00465E84">
        <w:fldChar w:fldCharType="separate"/>
      </w:r>
      <w:r>
        <w:rPr>
          <w:rFonts w:hint="cs"/>
          <w:noProof/>
          <w:cs/>
        </w:rPr>
        <w:t>‎</w:t>
      </w:r>
      <w:r>
        <w:rPr>
          <w:noProof/>
        </w:rPr>
        <w:t>2</w:t>
      </w:r>
      <w:r w:rsidR="00465E84">
        <w:rPr>
          <w:noProof/>
        </w:rPr>
        <w:fldChar w:fldCharType="end"/>
      </w:r>
      <w:r>
        <w:t>.</w:t>
      </w:r>
      <w:r w:rsidR="00465E84">
        <w:fldChar w:fldCharType="begin"/>
      </w:r>
      <w:r w:rsidR="00465E84">
        <w:instrText xml:space="preserve"> SEQ Figure \* ARABIC \s 1 </w:instrText>
      </w:r>
      <w:r w:rsidR="00465E84">
        <w:fldChar w:fldCharType="separate"/>
      </w:r>
      <w:r>
        <w:rPr>
          <w:noProof/>
        </w:rPr>
        <w:t>11</w:t>
      </w:r>
      <w:r w:rsidR="00465E84">
        <w:rPr>
          <w:noProof/>
        </w:rPr>
        <w:fldChar w:fldCharType="end"/>
      </w:r>
      <w:bookmarkEnd w:id="47"/>
      <w:r>
        <w:t xml:space="preserve"> - User Interface</w:t>
      </w:r>
    </w:p>
    <w:p w:rsidR="00E93AD1" w:rsidRPr="00E93AD1" w:rsidRDefault="00E93AD1" w:rsidP="00462E25">
      <w:pPr>
        <w:pStyle w:val="Heading2"/>
        <w:rPr>
          <w:lang w:eastAsia="ja-JP"/>
        </w:rPr>
      </w:pPr>
      <w:r w:rsidRPr="00E93AD1">
        <w:rPr>
          <w:lang w:eastAsia="ja-JP"/>
        </w:rPr>
        <w:t>Build-Time Architecture</w:t>
      </w:r>
      <w:bookmarkEnd w:id="44"/>
      <w:bookmarkEnd w:id="45"/>
    </w:p>
    <w:p w:rsidR="00E93AD1" w:rsidRDefault="00E27312" w:rsidP="00E93AD1">
      <w:pPr>
        <w:rPr>
          <w:rFonts w:eastAsia="MS Mincho"/>
          <w:lang w:eastAsia="ja-JP"/>
        </w:rPr>
      </w:pPr>
      <w:r>
        <w:rPr>
          <w:rFonts w:eastAsia="MS Mincho"/>
          <w:lang w:eastAsia="ja-JP"/>
        </w:rPr>
        <w:t xml:space="preserve">The conceptual view of the build time architecture for SPEEDD is presented in </w:t>
      </w:r>
      <w:r>
        <w:rPr>
          <w:rFonts w:eastAsia="MS Mincho"/>
          <w:lang w:eastAsia="ja-JP"/>
        </w:rPr>
        <w:fldChar w:fldCharType="begin"/>
      </w:r>
      <w:r>
        <w:rPr>
          <w:rFonts w:eastAsia="MS Mincho"/>
          <w:lang w:eastAsia="ja-JP"/>
        </w:rPr>
        <w:instrText xml:space="preserve"> REF _Ref400037388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6</w:t>
      </w:r>
      <w:r>
        <w:rPr>
          <w:rFonts w:eastAsia="MS Mincho"/>
          <w:lang w:eastAsia="ja-JP"/>
        </w:rPr>
        <w:fldChar w:fldCharType="end"/>
      </w:r>
      <w:r>
        <w:rPr>
          <w:rFonts w:eastAsia="MS Mincho"/>
          <w:lang w:eastAsia="ja-JP"/>
        </w:rPr>
        <w:t xml:space="preserve">. The goal of the build time is to provide </w:t>
      </w:r>
    </w:p>
    <w:p w:rsidR="00486AF9" w:rsidRDefault="00BD5D61" w:rsidP="00486AF9">
      <w:pPr>
        <w:keepNext/>
      </w:pPr>
      <w:r>
        <w:rPr>
          <w:rFonts w:eastAsia="MS Mincho"/>
          <w:noProof/>
          <w:lang w:eastAsia="en-US" w:bidi="he-IL"/>
        </w:rPr>
        <w:lastRenderedPageBreak/>
        <w:drawing>
          <wp:inline distT="0" distB="0" distL="0" distR="0" wp14:anchorId="5996068D" wp14:editId="6B862769">
            <wp:extent cx="6010275" cy="22879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4682" cy="2289641"/>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48" w:name="_Ref400037388"/>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12</w:t>
      </w:r>
      <w:r w:rsidR="00465E84">
        <w:rPr>
          <w:noProof/>
        </w:rPr>
        <w:fldChar w:fldCharType="end"/>
      </w:r>
      <w:bookmarkEnd w:id="48"/>
      <w:r>
        <w:t xml:space="preserve"> - SPEEDD Build Time Architecture</w:t>
      </w:r>
    </w:p>
    <w:p w:rsidR="00E93AD1" w:rsidRDefault="00E93AD1" w:rsidP="00462E25">
      <w:pPr>
        <w:pStyle w:val="Heading3"/>
        <w:rPr>
          <w:lang w:eastAsia="ja-JP"/>
        </w:rPr>
      </w:pPr>
      <w:bookmarkStart w:id="49" w:name="_Toc400370838"/>
      <w:r w:rsidRPr="00E93AD1">
        <w:rPr>
          <w:lang w:eastAsia="ja-JP"/>
        </w:rPr>
        <w:t>Event Pattern Mining</w:t>
      </w:r>
      <w:bookmarkEnd w:id="49"/>
    </w:p>
    <w:p w:rsidR="00E93AD1" w:rsidRPr="00E93AD1" w:rsidRDefault="002014B9" w:rsidP="00442440">
      <w:pPr>
        <w:rPr>
          <w:rFonts w:eastAsia="MS Mincho"/>
          <w:lang w:eastAsia="ja-JP"/>
        </w:rPr>
      </w:pPr>
      <w:r w:rsidRPr="001A6136">
        <w:t>Figure 2 presents the off-line architecture of the SPEEDD system. Past input events, recognized events, forecasted events and decisions are stored as historic data into a database (step 1). Domain experts analyze and annotate the historic data, in order to provide the golden standard for Machine Learning algorithms (step 2). Both historic data and annotation forms the input to the Machine Learning module. Specifically, the input is provided as a file in the form of comma separated values (CSV). The form of the CSV file is similar to the input format of the SPEEDD architecture system, with additional columns for representing recognized events, forecasted events, decisions and annotation. Optionally, the Machine Learning module can also accept domain background knowledge and prior composite event pattern definitions in the form of logic-based rules. The module will combine the input data (i.e., historic data and rules) with the user provided annotation, in order to (a) extract new event definitions, (b) refine the current event definitions and (c) associate each event definition with a degree of confidence (e.g., a weight or a probability). In step 3, the resulting output of the Machine Learning algorithms is a set of text-formatted files, using the logic-based representation of the RTEC system</w:t>
      </w:r>
      <w:r>
        <w:rPr>
          <w:rStyle w:val="FootnoteReference"/>
        </w:rPr>
        <w:footnoteReference w:id="4"/>
      </w:r>
      <w:r w:rsidRPr="001A6136">
        <w:t xml:space="preserve">. Thereafter, the resulting patterns are parsed by the "rtec2proton" translator and converted semi-automatically to JSON formatted PROTON EPN definitions (step 4). All EPN definitions reviewed and manually refined by domain experts (step 5) using the PROTON's CEP authoring tool. Finally, the refined EPN definitions are exported to the SPEEDD's CEP runtime system using the PROTON's JSON </w:t>
      </w:r>
      <w:commentRangeStart w:id="50"/>
      <w:r w:rsidRPr="001A6136">
        <w:t>format</w:t>
      </w:r>
      <w:commentRangeEnd w:id="50"/>
      <w:r w:rsidR="003278E1">
        <w:rPr>
          <w:rStyle w:val="CommentReference"/>
        </w:rPr>
        <w:commentReference w:id="50"/>
      </w:r>
      <w:r w:rsidRPr="001A6136">
        <w:t>.</w:t>
      </w:r>
      <w:r w:rsidR="00442440" w:rsidRPr="00E93AD1">
        <w:rPr>
          <w:rFonts w:eastAsia="MS Mincho"/>
          <w:lang w:eastAsia="ja-JP"/>
        </w:rPr>
        <w:t xml:space="preserve"> </w:t>
      </w:r>
    </w:p>
    <w:p w:rsidR="00E93AD1" w:rsidRPr="00E93AD1" w:rsidRDefault="00E93AD1" w:rsidP="00462E25">
      <w:pPr>
        <w:pStyle w:val="Heading3"/>
        <w:rPr>
          <w:lang w:eastAsia="ja-JP"/>
        </w:rPr>
      </w:pPr>
      <w:bookmarkStart w:id="51" w:name="_Toc400370839"/>
      <w:r w:rsidRPr="00E93AD1">
        <w:rPr>
          <w:lang w:eastAsia="ja-JP"/>
        </w:rPr>
        <w:t>Authoring of CEP Rules</w:t>
      </w:r>
      <w:bookmarkEnd w:id="51"/>
    </w:p>
    <w:p w:rsidR="00E93AD1" w:rsidRPr="00E93AD1" w:rsidRDefault="00E93AD1" w:rsidP="00E93AD1">
      <w:pPr>
        <w:rPr>
          <w:rFonts w:eastAsia="MS Mincho"/>
          <w:lang w:eastAsia="ja-JP"/>
        </w:rPr>
      </w:pPr>
      <w:commentRangeStart w:id="52"/>
      <w:r w:rsidRPr="00E93AD1">
        <w:rPr>
          <w:rFonts w:eastAsia="MS Mincho"/>
          <w:lang w:eastAsia="ja-JP"/>
        </w:rPr>
        <w:t xml:space="preserve">Describe the process, challenges, and approach to translation of the CEP patterns discovered in using </w:t>
      </w:r>
      <w:proofErr w:type="gramStart"/>
      <w:r w:rsidRPr="00E93AD1">
        <w:rPr>
          <w:rFonts w:eastAsia="MS Mincho"/>
          <w:lang w:eastAsia="ja-JP"/>
        </w:rPr>
        <w:t>machine</w:t>
      </w:r>
      <w:proofErr w:type="gramEnd"/>
      <w:r w:rsidRPr="00E93AD1">
        <w:rPr>
          <w:rFonts w:eastAsia="MS Mincho"/>
          <w:lang w:eastAsia="ja-JP"/>
        </w:rPr>
        <w:t xml:space="preserve"> learning into Proton EPN definition.</w:t>
      </w:r>
      <w:commentRangeEnd w:id="52"/>
      <w:r w:rsidR="005D14FB">
        <w:rPr>
          <w:rStyle w:val="CommentReference"/>
        </w:rPr>
        <w:commentReference w:id="52"/>
      </w:r>
    </w:p>
    <w:p w:rsidR="00E93AD1" w:rsidRPr="00E93AD1" w:rsidRDefault="00E93AD1" w:rsidP="00462E25">
      <w:pPr>
        <w:pStyle w:val="Heading3"/>
        <w:rPr>
          <w:lang w:eastAsia="ja-JP"/>
        </w:rPr>
      </w:pPr>
      <w:bookmarkStart w:id="53" w:name="_Toc400370840"/>
      <w:r w:rsidRPr="00E93AD1">
        <w:rPr>
          <w:lang w:eastAsia="ja-JP"/>
        </w:rPr>
        <w:t>Decision Management – the Offline Part</w:t>
      </w:r>
      <w:bookmarkEnd w:id="53"/>
    </w:p>
    <w:p w:rsidR="00E93AD1" w:rsidRPr="00E93AD1" w:rsidRDefault="00E93AD1" w:rsidP="00E93AD1">
      <w:pPr>
        <w:rPr>
          <w:rFonts w:eastAsia="MS Mincho"/>
          <w:lang w:eastAsia="ja-JP"/>
        </w:rPr>
      </w:pPr>
      <w:commentRangeStart w:id="54"/>
      <w:proofErr w:type="gramStart"/>
      <w:r w:rsidRPr="00E93AD1">
        <w:rPr>
          <w:rFonts w:eastAsia="MS Mincho"/>
          <w:lang w:eastAsia="ja-JP"/>
        </w:rPr>
        <w:t>Should see if this is relevant.</w:t>
      </w:r>
      <w:proofErr w:type="gramEnd"/>
      <w:r w:rsidRPr="00E93AD1">
        <w:rPr>
          <w:rFonts w:eastAsia="MS Mincho"/>
          <w:lang w:eastAsia="ja-JP"/>
        </w:rPr>
        <w:t xml:space="preserve"> If it is, describe how decision management component is configured or adjusted based on the exploration of the historic data.</w:t>
      </w:r>
      <w:commentRangeEnd w:id="54"/>
      <w:r w:rsidR="0075154C">
        <w:rPr>
          <w:rStyle w:val="CommentReference"/>
        </w:rPr>
        <w:commentReference w:id="54"/>
      </w:r>
    </w:p>
    <w:p w:rsidR="00E93AD1" w:rsidRPr="00E93AD1" w:rsidRDefault="00E93AD1" w:rsidP="00692179">
      <w:pPr>
        <w:pStyle w:val="Heading2"/>
        <w:rPr>
          <w:lang w:eastAsia="ja-JP"/>
        </w:rPr>
      </w:pPr>
      <w:bookmarkStart w:id="55" w:name="_Toc400370841"/>
      <w:r w:rsidRPr="00E93AD1">
        <w:rPr>
          <w:lang w:eastAsia="ja-JP"/>
        </w:rPr>
        <w:lastRenderedPageBreak/>
        <w:t>Integration – APIs and Data Formats</w:t>
      </w:r>
      <w:bookmarkEnd w:id="55"/>
    </w:p>
    <w:p w:rsidR="00E93AD1" w:rsidRPr="00E93AD1" w:rsidRDefault="00E93AD1" w:rsidP="00E93AD1">
      <w:pPr>
        <w:rPr>
          <w:rFonts w:eastAsia="MS Mincho"/>
          <w:lang w:eastAsia="ja-JP"/>
        </w:rPr>
      </w:pPr>
      <w:r w:rsidRPr="00E93AD1">
        <w:rPr>
          <w:rFonts w:eastAsia="MS Mincho"/>
          <w:lang w:eastAsia="ja-JP"/>
        </w:rPr>
        <w:t>Describe the integration mechanisms between different components and between the system and the outside world. List and describe the APIs and data formats in use.</w:t>
      </w:r>
    </w:p>
    <w:p w:rsidR="00BC4AA8" w:rsidRDefault="00BC4AA8" w:rsidP="00692179">
      <w:pPr>
        <w:pStyle w:val="Heading2"/>
        <w:rPr>
          <w:lang w:eastAsia="ja-JP"/>
        </w:rPr>
      </w:pPr>
      <w:bookmarkStart w:id="56" w:name="_Toc400370842"/>
      <w:r>
        <w:rPr>
          <w:lang w:eastAsia="ja-JP"/>
        </w:rPr>
        <w:t>Deployment Architecture</w:t>
      </w:r>
      <w:bookmarkEnd w:id="56"/>
    </w:p>
    <w:p w:rsidR="00BC4AA8" w:rsidRDefault="0049256D" w:rsidP="00BC4AA8">
      <w:pPr>
        <w:rPr>
          <w:lang w:eastAsia="ja-JP"/>
        </w:rPr>
      </w:pPr>
      <w:r>
        <w:rPr>
          <w:lang w:eastAsia="ja-JP"/>
        </w:rPr>
        <w:t>TBD – describe proposed deployment architecture</w:t>
      </w:r>
    </w:p>
    <w:p w:rsidR="001D300F" w:rsidRDefault="001D300F" w:rsidP="001D300F">
      <w:pPr>
        <w:keepNext/>
      </w:pPr>
      <w:r>
        <w:rPr>
          <w:noProof/>
          <w:lang w:eastAsia="en-US" w:bidi="he-IL"/>
        </w:rPr>
        <w:drawing>
          <wp:inline distT="0" distB="0" distL="0" distR="0" wp14:anchorId="14A2DF55" wp14:editId="475E80D7">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Pr="00BC4AA8" w:rsidRDefault="001D300F" w:rsidP="001D300F">
      <w:pPr>
        <w:pStyle w:val="Caption"/>
        <w:rPr>
          <w:lang w:eastAsia="ja-JP"/>
        </w:rPr>
      </w:pPr>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13</w:t>
      </w:r>
      <w:r w:rsidR="00465E84">
        <w:rPr>
          <w:noProof/>
        </w:rPr>
        <w:fldChar w:fldCharType="end"/>
      </w:r>
      <w:r>
        <w:t xml:space="preserve"> - Deployment Architecture</w:t>
      </w:r>
    </w:p>
    <w:p w:rsidR="00E93AD1" w:rsidRPr="00E93AD1" w:rsidRDefault="00E93AD1" w:rsidP="00692179">
      <w:pPr>
        <w:pStyle w:val="Heading2"/>
        <w:rPr>
          <w:lang w:eastAsia="ja-JP"/>
        </w:rPr>
      </w:pPr>
      <w:bookmarkStart w:id="57" w:name="_Toc400370843"/>
      <w:r w:rsidRPr="00E93AD1">
        <w:rPr>
          <w:lang w:eastAsia="ja-JP"/>
        </w:rPr>
        <w:t>Non-Functional Aspects</w:t>
      </w:r>
      <w:bookmarkEnd w:id="57"/>
    </w:p>
    <w:p w:rsidR="00E93AD1" w:rsidRPr="00E93AD1" w:rsidRDefault="00E93AD1" w:rsidP="007A4913">
      <w:pPr>
        <w:pStyle w:val="Heading3"/>
        <w:rPr>
          <w:lang w:eastAsia="ja-JP"/>
        </w:rPr>
      </w:pPr>
      <w:bookmarkStart w:id="58" w:name="_Toc400370844"/>
      <w:r w:rsidRPr="00E93AD1">
        <w:rPr>
          <w:lang w:eastAsia="ja-JP"/>
        </w:rPr>
        <w:t>Scalability</w:t>
      </w:r>
      <w:bookmarkEnd w:id="58"/>
    </w:p>
    <w:p w:rsidR="00E93AD1" w:rsidRPr="00E93AD1" w:rsidRDefault="00E93AD1" w:rsidP="00E93AD1">
      <w:pPr>
        <w:rPr>
          <w:rFonts w:eastAsia="MS Mincho"/>
          <w:lang w:eastAsia="ja-JP"/>
        </w:rPr>
      </w:pPr>
      <w:r w:rsidRPr="00E93AD1">
        <w:rPr>
          <w:rFonts w:eastAsia="MS Mincho"/>
          <w:lang w:eastAsia="ja-JP"/>
        </w:rPr>
        <w:t>Explain why is the proposed architecture is scalable. Describe how the system will scale up and out to match the load.</w:t>
      </w:r>
    </w:p>
    <w:p w:rsidR="00E93AD1" w:rsidRPr="00E93AD1" w:rsidRDefault="00E93AD1" w:rsidP="007A4913">
      <w:pPr>
        <w:pStyle w:val="Heading3"/>
        <w:rPr>
          <w:lang w:eastAsia="ja-JP"/>
        </w:rPr>
      </w:pPr>
      <w:bookmarkStart w:id="59" w:name="_Toc400370845"/>
      <w:r w:rsidRPr="00E93AD1">
        <w:rPr>
          <w:lang w:eastAsia="ja-JP"/>
        </w:rPr>
        <w:t>Fault Tolerance</w:t>
      </w:r>
      <w:bookmarkEnd w:id="59"/>
    </w:p>
    <w:p w:rsidR="00E93AD1" w:rsidRPr="00E93AD1" w:rsidRDefault="00E93AD1" w:rsidP="00E93AD1">
      <w:pPr>
        <w:rPr>
          <w:rFonts w:eastAsia="MS Mincho"/>
          <w:lang w:eastAsia="ja-JP"/>
        </w:rPr>
      </w:pPr>
      <w:r w:rsidRPr="00E93AD1">
        <w:rPr>
          <w:rFonts w:eastAsia="MS Mincho"/>
          <w:lang w:eastAsia="ja-JP"/>
        </w:rPr>
        <w:t>Explain what types of failures the system is designed to stand. Describe the designed behavior of the system in case of such failures.</w:t>
      </w:r>
    </w:p>
    <w:p w:rsidR="00E93AD1" w:rsidRPr="00E93AD1" w:rsidRDefault="00E93AD1" w:rsidP="007A4913">
      <w:pPr>
        <w:pStyle w:val="Heading3"/>
        <w:rPr>
          <w:lang w:eastAsia="ja-JP"/>
        </w:rPr>
      </w:pPr>
      <w:bookmarkStart w:id="60" w:name="_Toc400370846"/>
      <w:r w:rsidRPr="00E93AD1">
        <w:rPr>
          <w:lang w:eastAsia="ja-JP"/>
        </w:rPr>
        <w:t>Testability</w:t>
      </w:r>
      <w:bookmarkEnd w:id="60"/>
    </w:p>
    <w:p w:rsidR="008A0E10" w:rsidRDefault="00E93AD1" w:rsidP="00E93AD1">
      <w:pPr>
        <w:rPr>
          <w:rFonts w:eastAsia="MS Mincho"/>
          <w:lang w:eastAsia="ja-JP"/>
        </w:rPr>
      </w:pPr>
      <w:r w:rsidRPr="00E93AD1">
        <w:rPr>
          <w:rFonts w:eastAsia="MS Mincho"/>
          <w:lang w:eastAsia="ja-JP"/>
        </w:rPr>
        <w:t>Describe the approach to testing the system. Address the functional testing as well as performance testing approach as designed.</w:t>
      </w:r>
      <w:r w:rsidR="008A0E10">
        <w:rPr>
          <w:rFonts w:eastAsia="MS Mincho"/>
          <w:lang w:eastAsia="ja-JP"/>
        </w:rPr>
        <w:br w:type="page"/>
      </w:r>
    </w:p>
    <w:p w:rsidR="0040646D" w:rsidRDefault="00327A4E" w:rsidP="00327A4E">
      <w:pPr>
        <w:pStyle w:val="Heading1"/>
        <w:rPr>
          <w:lang w:eastAsia="ja-JP"/>
        </w:rPr>
      </w:pPr>
      <w:bookmarkStart w:id="61" w:name="_Toc400370847"/>
      <w:r>
        <w:rPr>
          <w:lang w:eastAsia="ja-JP"/>
        </w:rPr>
        <w:lastRenderedPageBreak/>
        <w:t>Conclusions</w:t>
      </w:r>
      <w:bookmarkEnd w:id="61"/>
    </w:p>
    <w:p w:rsidR="008055A1" w:rsidRDefault="00A26B47" w:rsidP="008055A1">
      <w:pPr>
        <w:rPr>
          <w:lang w:eastAsia="ja-JP"/>
        </w:rPr>
      </w:pPr>
      <w:r>
        <w:rPr>
          <w:lang w:eastAsia="ja-JP"/>
        </w:rPr>
        <w:t>TBD</w:t>
      </w:r>
    </w:p>
    <w:p w:rsidR="008055A1" w:rsidRDefault="008055A1" w:rsidP="008055A1">
      <w:pPr>
        <w:pStyle w:val="Heading1"/>
        <w:rPr>
          <w:lang w:eastAsia="ja-JP"/>
        </w:rPr>
      </w:pPr>
      <w:bookmarkStart w:id="62" w:name="_Toc400370848"/>
      <w:r>
        <w:rPr>
          <w:lang w:eastAsia="ja-JP"/>
        </w:rPr>
        <w:t>Appendix</w:t>
      </w:r>
      <w:r w:rsidR="00B91FB8">
        <w:rPr>
          <w:lang w:eastAsia="ja-JP"/>
        </w:rPr>
        <w:t xml:space="preserve"> – Technology Evaluation</w:t>
      </w:r>
      <w:bookmarkEnd w:id="62"/>
    </w:p>
    <w:p w:rsidR="000107D6" w:rsidRDefault="000107D6" w:rsidP="000107D6">
      <w:r>
        <w:t>This could be one or more appendix parts. Here we’ll explain the approach, criteria, and the final choice of the technology stack that was made.</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63" w:name="_Toc399660693"/>
      <w:bookmarkStart w:id="64" w:name="_Toc400370849"/>
      <w:r>
        <w:t>Stream Processing – requirements and evaluation criteria</w:t>
      </w:r>
      <w:bookmarkEnd w:id="63"/>
      <w:bookmarkEnd w:id="64"/>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65" w:name="_Toc399660694"/>
      <w:bookmarkStart w:id="66" w:name="_Toc400370850"/>
      <w:r>
        <w:t>Storm</w:t>
      </w:r>
      <w:bookmarkEnd w:id="65"/>
      <w:bookmarkEnd w:id="66"/>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67" w:name="_Toc399660695"/>
      <w:bookmarkStart w:id="68" w:name="_Toc400370851"/>
      <w:proofErr w:type="spellStart"/>
      <w:r>
        <w:t>Akka</w:t>
      </w:r>
      <w:bookmarkEnd w:id="67"/>
      <w:bookmarkEnd w:id="68"/>
      <w:proofErr w:type="spellEnd"/>
    </w:p>
    <w:p w:rsidR="000107D6" w:rsidRDefault="000107D6" w:rsidP="000107D6">
      <w:pPr>
        <w:pStyle w:val="Heading2"/>
        <w:keepLines w:val="0"/>
        <w:tabs>
          <w:tab w:val="num" w:pos="709"/>
          <w:tab w:val="num" w:pos="2249"/>
        </w:tabs>
        <w:spacing w:before="480" w:after="240" w:line="240" w:lineRule="auto"/>
        <w:ind w:left="709" w:hanging="709"/>
        <w:contextualSpacing w:val="0"/>
        <w:rPr>
          <w:lang w:eastAsia="ja-JP"/>
        </w:rPr>
      </w:pPr>
      <w:bookmarkStart w:id="69" w:name="_Toc399660696"/>
      <w:bookmarkStart w:id="70" w:name="_Toc400370852"/>
      <w:r>
        <w:t>Spark Streaming</w:t>
      </w:r>
      <w:bookmarkStart w:id="71" w:name="_Toc399660697"/>
      <w:bookmarkEnd w:id="69"/>
      <w:bookmarkEnd w:id="70"/>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72" w:name="_Ref399941180"/>
      <w:bookmarkStart w:id="73" w:name="_Toc400370853"/>
      <w:r>
        <w:t>Choice of the Messaging Platform</w:t>
      </w:r>
      <w:bookmarkEnd w:id="71"/>
      <w:bookmarkEnd w:id="72"/>
      <w:bookmarkEnd w:id="73"/>
    </w:p>
    <w:p w:rsidR="007F23EE" w:rsidRDefault="007F23EE" w:rsidP="000F3CE4">
      <w:pPr>
        <w:pStyle w:val="Heading1"/>
      </w:pPr>
      <w:bookmarkStart w:id="74" w:name="_GoBack"/>
      <w:bookmarkEnd w:id="74"/>
      <w:r>
        <w:t xml:space="preserve">Appendix – </w:t>
      </w:r>
      <w:r w:rsidR="00E65CBB">
        <w:t xml:space="preserve">Distributed </w:t>
      </w:r>
      <w:proofErr w:type="spellStart"/>
      <w:r w:rsidR="00E65CBB">
        <w:t>Thresholde</w:t>
      </w:r>
      <w:r w:rsidR="000F3CE4">
        <w:t>d</w:t>
      </w:r>
      <w:proofErr w:type="spellEnd"/>
      <w:r w:rsidR="00E65CBB">
        <w:t xml:space="preserve"> Counter</w:t>
      </w:r>
    </w:p>
    <w:p w:rsidR="000619BB" w:rsidRDefault="000619BB" w:rsidP="000619BB">
      <w:pPr>
        <w:spacing w:line="360" w:lineRule="auto"/>
      </w:pPr>
      <w:r>
        <w:t xml:space="preserve">This document gives a high level overview of the architecture of the distributed </w:t>
      </w:r>
      <w:proofErr w:type="spellStart"/>
      <w:r>
        <w:t>thresholded</w:t>
      </w:r>
      <w:proofErr w:type="spellEnd"/>
      <w:r>
        <w:t xml:space="preserve"> counter, and describes its components. This architecture will serve as the foundation for future distributed stream monitoring.</w:t>
      </w:r>
    </w:p>
    <w:p w:rsidR="000619BB" w:rsidRDefault="000619BB" w:rsidP="00A333E6">
      <w:pPr>
        <w:pStyle w:val="Heading2"/>
      </w:pPr>
      <w:r>
        <w:t>Objective</w:t>
      </w:r>
    </w:p>
    <w:p w:rsidR="000619BB" w:rsidRDefault="000619BB" w:rsidP="000619BB">
      <w:pPr>
        <w:spacing w:line="360" w:lineRule="auto"/>
      </w:pPr>
      <w:r>
        <w:t xml:space="preserve">The objective is to provide an alert whenever the number of data records for a specific client over a specific time window exceeds a global threshold, in an environment where the events are registered at a number of distributed nodes. The solution aims to minimize communication between the different nodes. </w:t>
      </w:r>
    </w:p>
    <w:p w:rsidR="000619BB" w:rsidRDefault="000619BB" w:rsidP="00A333E6">
      <w:pPr>
        <w:pStyle w:val="Heading2"/>
      </w:pPr>
      <w:r>
        <w:t>Method</w:t>
      </w:r>
    </w:p>
    <w:p w:rsidR="000619BB" w:rsidRDefault="000619BB" w:rsidP="000619BB">
      <w:pPr>
        <w:spacing w:line="360" w:lineRule="auto"/>
      </w:pPr>
      <w:r>
        <w:t>We assume that for every event registered at one of the nodes we receive an event</w:t>
      </w:r>
      <w:r>
        <w:rPr>
          <w:b/>
          <w:bCs/>
        </w:rPr>
        <w:t>,</w:t>
      </w:r>
      <w:r>
        <w:t xml:space="preserve"> which contains the details of the originating device and the event start time.</w:t>
      </w:r>
    </w:p>
    <w:p w:rsidR="000619BB" w:rsidRDefault="000619BB" w:rsidP="000619BB">
      <w:pPr>
        <w:spacing w:line="360" w:lineRule="auto"/>
      </w:pPr>
      <w:r>
        <w:lastRenderedPageBreak/>
        <w:t xml:space="preserve">The global threshold will be split into local thresholds, one for each node, such that their sum is equal to the global threshold. As long as the local count of events for a single client does not exceed the local threshold, no action is required. In case the count for a given client exceeds the local threshold further action is required to determine whether the global count has exceeded the global threshold. In order to determine </w:t>
      </w:r>
      <w:proofErr w:type="gramStart"/>
      <w:r>
        <w:t>this the</w:t>
      </w:r>
      <w:proofErr w:type="gramEnd"/>
      <w:r>
        <w:t xml:space="preserve"> node interacts with a coordinator, which in turn interacts with the other nodes. This interaction is referred to as a </w:t>
      </w:r>
      <w:r w:rsidRPr="007B594E">
        <w:rPr>
          <w:b/>
          <w:bCs/>
        </w:rPr>
        <w:t>violation resolution process</w:t>
      </w:r>
      <w:r>
        <w:t>. During this process, the coordinator determines if the global counter for this client has crossed the global threshold. At the end of this process each center receives a new threshold value for this client. In case the global threshold for the client has not been crossed, the node will verify that the local counter for the client remains below the threshold. If the global threshold has been crossed, the center will verify that the local counter remains above the local threshold.</w:t>
      </w:r>
    </w:p>
    <w:p w:rsidR="000619BB" w:rsidRDefault="000619BB" w:rsidP="00A333E6">
      <w:pPr>
        <w:pStyle w:val="Heading3"/>
      </w:pPr>
      <w:r>
        <w:t>Distributed Algorithm</w:t>
      </w:r>
    </w:p>
    <w:p w:rsidR="000619BB" w:rsidRDefault="000619BB" w:rsidP="000619BB">
      <w:pPr>
        <w:spacing w:line="360" w:lineRule="auto"/>
      </w:pPr>
      <w:r>
        <w:t xml:space="preserve">We assume that all clocks at all the nodes are synchronized. We first describe the distributed algorithm assuming that there are no time delays of any sort (no network or processing delays). We then proceed to describe how time delays are handled.  </w:t>
      </w:r>
    </w:p>
    <w:p w:rsidR="000619BB" w:rsidRDefault="000619BB" w:rsidP="000619BB">
      <w:pPr>
        <w:spacing w:line="360" w:lineRule="auto"/>
      </w:pPr>
      <w:r>
        <w:t xml:space="preserve">As mentioned above, each node is assigned a default local threshold such that their sum is equal to the global threshold. In addition, after a violation resolution procedure has been performed for a certain client, it may be assigned a local threshold that is different from the default. Let us denote the number of nodes </w:t>
      </w:r>
      <w:proofErr w:type="gramStart"/>
      <w:r>
        <w:t>by</w:t>
      </w:r>
      <w:r w:rsidRPr="004B46D5">
        <w:rPr>
          <w:rFonts w:eastAsia="Times New Roman"/>
        </w:rPr>
        <w:t xml:space="preserve"> </w:t>
      </w:r>
      <w:proofErr w:type="gramEnd"/>
      <m:oMath>
        <m:r>
          <w:rPr>
            <w:rFonts w:ascii="Cambria Math" w:hAnsi="Cambria Math"/>
          </w:rPr>
          <m:t>n</m:t>
        </m:r>
      </m:oMath>
      <w:r>
        <w:t xml:space="preserve">, the global threshold by </w:t>
      </w:r>
      <m:oMath>
        <m:r>
          <w:rPr>
            <w:rFonts w:ascii="Cambria Math" w:hAnsi="Cambria Math"/>
          </w:rPr>
          <m:t>g</m:t>
        </m:r>
      </m:oMath>
      <w:r w:rsidRPr="004B46D5">
        <w:rPr>
          <w:rFonts w:eastAsia="Times New Roman"/>
        </w:rPr>
        <w:t xml:space="preserve">, and the local default threshold at each node by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oMath>
      <w:r w:rsidRPr="004B46D5">
        <w:rPr>
          <w:rFonts w:eastAsia="Times New Roman"/>
        </w:rPr>
        <w:t xml:space="preserve"> (we can assume that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num>
          <m:den>
            <m:r>
              <w:rPr>
                <w:rFonts w:ascii="Cambria Math" w:eastAsia="Times New Roman" w:hAnsi="Cambria Math"/>
              </w:rPr>
              <m:t>n</m:t>
            </m:r>
          </m:den>
        </m:f>
      </m:oMath>
      <w:r>
        <w:rPr>
          <w:rFonts w:eastAsia="Times New Roman"/>
        </w:rPr>
        <w:t>). If the client</w:t>
      </w:r>
      <w:r w:rsidRPr="004B46D5">
        <w:rPr>
          <w:rFonts w:eastAsia="Times New Roman"/>
        </w:rPr>
        <w:t xml:space="preserve"> </w:t>
      </w:r>
      <m:oMath>
        <m:r>
          <w:rPr>
            <w:rFonts w:ascii="Cambria Math" w:eastAsia="Times New Roman" w:hAnsi="Cambria Math"/>
          </w:rPr>
          <m:t>j</m:t>
        </m:r>
      </m:oMath>
      <w:r w:rsidRPr="004B46D5">
        <w:rPr>
          <w:rFonts w:eastAsia="Times New Roman"/>
        </w:rPr>
        <w:t xml:space="preserve"> has been assigned a specific threshold at </w:t>
      </w:r>
      <w:proofErr w:type="gramStart"/>
      <w:r w:rsidRPr="004B46D5">
        <w:rPr>
          <w:rFonts w:eastAsia="Times New Roman"/>
        </w:rPr>
        <w:t xml:space="preserve">node </w:t>
      </w:r>
      <w:proofErr w:type="gramEnd"/>
      <m:oMath>
        <m:r>
          <w:rPr>
            <w:rFonts w:ascii="Cambria Math" w:eastAsia="Times New Roman" w:hAnsi="Cambria Math"/>
          </w:rPr>
          <m:t>i</m:t>
        </m:r>
      </m:oMath>
      <w:r w:rsidRPr="004B46D5">
        <w:rPr>
          <w:rFonts w:eastAsia="Times New Roman"/>
        </w:rPr>
        <w:t xml:space="preserve">, let us denote this threshold by </w:t>
      </w:r>
      <m:oMath>
        <m:sSubSup>
          <m:sSubSupPr>
            <m:ctrlPr>
              <w:rPr>
                <w:rFonts w:ascii="Cambria Math" w:eastAsia="Times New Roman" w:hAnsi="Cambria Math"/>
                <w:i/>
              </w:rPr>
            </m:ctrlPr>
          </m:sSubSupPr>
          <m:e>
            <m:r>
              <w:rPr>
                <w:rFonts w:ascii="Cambria Math" w:eastAsia="Times New Roman" w:hAnsi="Cambria Math"/>
              </w:rPr>
              <m:t>d</m:t>
            </m:r>
          </m:e>
          <m:sub>
            <m:r>
              <w:rPr>
                <w:rFonts w:ascii="Cambria Math" w:eastAsia="Times New Roman" w:hAnsi="Cambria Math"/>
              </w:rPr>
              <m:t>i</m:t>
            </m:r>
          </m:sub>
          <m:sup>
            <m:r>
              <w:rPr>
                <w:rFonts w:ascii="Cambria Math" w:eastAsia="Times New Roman" w:hAnsi="Cambria Math"/>
              </w:rPr>
              <m:t>j</m:t>
            </m:r>
          </m:sup>
        </m:sSubSup>
      </m:oMath>
      <w:r w:rsidRPr="004B46D5">
        <w:rPr>
          <w:rFonts w:eastAsia="Times New Roman"/>
        </w:rPr>
        <w:t>.</w:t>
      </w:r>
    </w:p>
    <w:p w:rsidR="000619BB" w:rsidRPr="004B46D5" w:rsidRDefault="000619BB" w:rsidP="000619BB">
      <w:pPr>
        <w:spacing w:line="360" w:lineRule="auto"/>
        <w:rPr>
          <w:rFonts w:eastAsia="Times New Roman"/>
        </w:rPr>
      </w:pPr>
      <w:r>
        <w:t xml:space="preserve">When the node detects that the counter for the counter </w:t>
      </w:r>
      <m:oMath>
        <m:r>
          <w:rPr>
            <w:rFonts w:ascii="Cambria Math" w:hAnsi="Cambria Math"/>
          </w:rPr>
          <m:t>j</m:t>
        </m:r>
      </m:oMath>
      <w:r>
        <w:t xml:space="preserve"> exceeds its threshold (either a specific threshold assigned to it, or the default one if no specific threshold has been assigned to it), it notifies the coordinator, and reports the relevant client and counter value. The coordinator requests the counter value for this client from the rest of the nodes. Upon receipt of the current counters from all nodes, the coordinator can determine the global counter for the client. Let us denote the counter for the client </w:t>
      </w:r>
      <m:oMath>
        <m:r>
          <w:rPr>
            <w:rFonts w:ascii="Cambria Math" w:hAnsi="Cambria Math"/>
          </w:rPr>
          <m:t>j</m:t>
        </m:r>
      </m:oMath>
      <w:r>
        <w:t xml:space="preserve"> at node </w:t>
      </w:r>
      <m:oMath>
        <m:r>
          <w:rPr>
            <w:rFonts w:ascii="Cambria Math" w:hAnsi="Cambria Math"/>
          </w:rPr>
          <m:t>i</m:t>
        </m:r>
      </m:oMath>
      <w:r>
        <w:t xml:space="preserve"> </w:t>
      </w:r>
      <w:proofErr w:type="gramStart"/>
      <w:r>
        <w:t xml:space="preserve">by </w:t>
      </w:r>
      <w:proofErr w:type="gramEnd"/>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oMath>
      <w:r w:rsidRPr="004B46D5">
        <w:rPr>
          <w:rFonts w:eastAsia="Times New Roman"/>
        </w:rPr>
        <w:t xml:space="preserve">, and the global counter for </w:t>
      </w:r>
      <m:oMath>
        <m:r>
          <w:rPr>
            <w:rFonts w:ascii="Cambria Math" w:hAnsi="Cambria Math"/>
          </w:rPr>
          <m:t>j</m:t>
        </m:r>
      </m:oMath>
      <w:r w:rsidRPr="004B46D5">
        <w:rPr>
          <w:rFonts w:eastAsia="Times New Roman"/>
        </w:rPr>
        <w:t xml:space="preserve"> by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Sup>
              <m:sSubSupPr>
                <m:ctrlPr>
                  <w:rPr>
                    <w:rFonts w:ascii="Cambria Math" w:eastAsia="Times New Roman" w:hAnsi="Cambria Math"/>
                    <w:i/>
                  </w:rPr>
                </m:ctrlPr>
              </m:sSubSupPr>
              <m:e>
                <m:r>
                  <w:rPr>
                    <w:rFonts w:ascii="Cambria Math" w:eastAsia="Times New Roman" w:hAnsi="Cambria Math"/>
                  </w:rPr>
                  <m:t>c</m:t>
                </m:r>
              </m:e>
              <m:sub>
                <m:r>
                  <w:rPr>
                    <w:rFonts w:ascii="Cambria Math" w:eastAsia="Times New Roman" w:hAnsi="Cambria Math"/>
                  </w:rPr>
                  <m:t>i</m:t>
                </m:r>
              </m:sub>
              <m:sup>
                <m:r>
                  <w:rPr>
                    <w:rFonts w:ascii="Cambria Math" w:eastAsia="Times New Roman" w:hAnsi="Cambria Math"/>
                  </w:rPr>
                  <m:t>j</m:t>
                </m:r>
              </m:sup>
            </m:sSubSup>
          </m:e>
        </m:nary>
      </m:oMath>
      <w:r w:rsidRPr="004B46D5">
        <w:rPr>
          <w:rFonts w:eastAsia="Times New Roman"/>
        </w:rPr>
        <w:t xml:space="preserve">). Let us </w:t>
      </w:r>
      <w:proofErr w:type="gramStart"/>
      <w:r w:rsidRPr="004B46D5">
        <w:rPr>
          <w:rFonts w:eastAsia="Times New Roman"/>
        </w:rPr>
        <w:t xml:space="preserve">define </w:t>
      </w:r>
      <w:proofErr w:type="gramEnd"/>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num>
          <m:den>
            <m:r>
              <w:rPr>
                <w:rFonts w:ascii="Cambria Math" w:eastAsia="Times New Roman" w:hAnsi="Cambria Math"/>
              </w:rPr>
              <m:t>n</m:t>
            </m:r>
          </m:den>
        </m:f>
      </m:oMath>
      <w:r w:rsidRPr="004B46D5">
        <w:rPr>
          <w:rFonts w:eastAsia="Times New Roman"/>
        </w:rPr>
        <w:t xml:space="preserve">. The coordinator sends node </w:t>
      </w:r>
      <m:oMath>
        <m:r>
          <w:rPr>
            <w:rFonts w:ascii="Cambria Math" w:eastAsia="Times New Roman" w:hAnsi="Cambria Math"/>
          </w:rPr>
          <m:t>i</m:t>
        </m:r>
      </m:oMath>
      <w:r w:rsidRPr="004B46D5">
        <w:rPr>
          <w:rFonts w:eastAsia="Times New Roman"/>
        </w:rPr>
        <w:t xml:space="preserve"> the value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as the new threshold value </w:t>
      </w:r>
      <w:proofErr w:type="gramStart"/>
      <w:r w:rsidRPr="004B46D5">
        <w:rPr>
          <w:rFonts w:eastAsia="Times New Roman"/>
        </w:rPr>
        <w:t xml:space="preserve">for </w:t>
      </w:r>
      <w:proofErr w:type="gramEnd"/>
      <m:oMath>
        <m:r>
          <w:rPr>
            <w:rFonts w:ascii="Cambria Math" w:eastAsia="Times New Roman" w:hAnsi="Cambria Math"/>
          </w:rPr>
          <m:t>j</m:t>
        </m:r>
      </m:oMath>
      <w:r w:rsidRPr="004B46D5">
        <w:rPr>
          <w:rFonts w:eastAsia="Times New Roman"/>
        </w:rPr>
        <w:t xml:space="preserve">. One can easily verify that the sum of the new local thresholds is equal </w:t>
      </w:r>
      <w:proofErr w:type="gramStart"/>
      <w:r w:rsidRPr="004B46D5">
        <w:rPr>
          <w:rFonts w:eastAsia="Times New Roman"/>
        </w:rPr>
        <w:t xml:space="preserve">to </w:t>
      </w:r>
      <w:proofErr w:type="gramEnd"/>
      <m:oMath>
        <m:r>
          <w:ins w:id="75" w:author="Tsachi Sharfman" w:date="2014-09-07T09:44:00Z">
            <w:rPr>
              <w:rFonts w:ascii="Cambria Math" w:eastAsia="Times New Roman" w:hAnsi="Cambria Math"/>
            </w:rPr>
            <m:t>g</m:t>
          </w:ins>
        </m:r>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if and only if the global counter for </w:t>
      </w:r>
      <m:oMath>
        <m:r>
          <w:rPr>
            <w:rFonts w:ascii="Cambria Math" w:eastAsia="Times New Roman" w:hAnsi="Cambria Math"/>
          </w:rPr>
          <m:t>j</m:t>
        </m:r>
      </m:oMath>
      <w:r w:rsidRPr="004B46D5">
        <w:rPr>
          <w:rFonts w:eastAsia="Times New Roman"/>
        </w:rPr>
        <w:t xml:space="preserve"> has crossed the global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positive, the nodes will alert the coordinator when </w:t>
      </w:r>
      <w:r w:rsidRPr="004B46D5">
        <w:rPr>
          <w:rFonts w:eastAsia="Times New Roman"/>
        </w:rPr>
        <w:lastRenderedPageBreak/>
        <w:t xml:space="preserve">the local counter for </w:t>
      </w:r>
      <m:oMath>
        <m:r>
          <w:rPr>
            <w:rFonts w:ascii="Cambria Math" w:eastAsia="Times New Roman" w:hAnsi="Cambria Math"/>
          </w:rPr>
          <m:t>j</m:t>
        </m:r>
      </m:oMath>
      <w:r w:rsidRPr="004B46D5">
        <w:rPr>
          <w:rFonts w:eastAsia="Times New Roman"/>
        </w:rPr>
        <w:t xml:space="preserve"> </w:t>
      </w:r>
      <w:r w:rsidRPr="004B46D5">
        <w:rPr>
          <w:rFonts w:eastAsia="Times New Roman"/>
          <w:i/>
          <w:iCs/>
        </w:rPr>
        <w:t>exceeds</w:t>
      </w:r>
      <w:r w:rsidRPr="004B46D5">
        <w:rPr>
          <w:rFonts w:eastAsia="Times New Roman"/>
        </w:rPr>
        <w:t xml:space="preserve"> the new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the nodes will alert the coordinator when the local counter </w:t>
      </w:r>
      <w:r w:rsidRPr="004B46D5">
        <w:rPr>
          <w:rFonts w:eastAsia="Times New Roman"/>
          <w:i/>
          <w:iCs/>
        </w:rPr>
        <w:t>drops below</w:t>
      </w:r>
      <w:r w:rsidRPr="004B46D5">
        <w:rPr>
          <w:rFonts w:eastAsia="Times New Roman"/>
        </w:rPr>
        <w:t xml:space="preserve"> the new threshold.</w:t>
      </w:r>
    </w:p>
    <w:p w:rsidR="000619BB" w:rsidRDefault="000619BB" w:rsidP="00A333E6">
      <w:pPr>
        <w:pStyle w:val="Heading4"/>
      </w:pPr>
      <w:r>
        <w:t>Handling Time Delays</w:t>
      </w:r>
    </w:p>
    <w:p w:rsidR="000619BB" w:rsidRDefault="000619BB" w:rsidP="000619BB">
      <w:pPr>
        <w:spacing w:line="360" w:lineRule="auto"/>
      </w:pPr>
      <w:r>
        <w:t xml:space="preserve">In this section we describe modifications to the algorithm that enable handling time delays that may occur as a result of processing or communications load, and how race conditions that may occur due to these delays are resolved. As mentioned above, we assume that the clocks at all the nodes are synchronized. In addition, we assume that maximum time a message will be delayed is bound from above. Let </w:t>
      </w:r>
      <w:r>
        <w:sym w:font="Symbol" w:char="F044"/>
      </w:r>
      <w:r>
        <w:t xml:space="preserve"> denote that upper bound on the time delay in seconds. </w:t>
      </w:r>
    </w:p>
    <w:p w:rsidR="000619BB" w:rsidRDefault="000619BB" w:rsidP="000619BB">
      <w:pPr>
        <w:spacing w:line="360" w:lineRule="auto"/>
      </w:pPr>
      <w:r>
        <w:t>Note that our goal is to detect threshold crossings as if all the events were time-stamped and processed at a central location. In order to do so, when a node notifies the coordinator that a counter crossed a local threshold, it also reports the time at which this event has happened. In addition, when the coordinator requests the current value of the counter for this client from the other nodes, it will specify the time for which this value is required (note that the request for the counter value can be for a time earlier by at most 2</w:t>
      </w:r>
      <w:r>
        <w:sym w:font="Symbol" w:char="F044"/>
      </w:r>
      <w:r>
        <w:t xml:space="preserve"> seconds from the current time). In order to provide this functionality, each node needs to store past counter values for the last 2</w:t>
      </w:r>
      <w:r>
        <w:sym w:font="Symbol" w:char="F044"/>
      </w:r>
      <w:r>
        <w:t xml:space="preserve"> seconds. </w:t>
      </w:r>
    </w:p>
    <w:p w:rsidR="000619BB" w:rsidRPr="005F06FC" w:rsidRDefault="000619BB" w:rsidP="000619BB">
      <w:pPr>
        <w:spacing w:line="360" w:lineRule="auto"/>
      </w:pPr>
      <w:r>
        <w:t xml:space="preserve">An additional issue that needs to be addressed by the nodes is as follows: assume a violation resolution process has been performed due to a threshold crossing that occurred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xml:space="preserve">. After the violation has been resolved, all the nodes need to re-process the counter updates for </w:t>
      </w:r>
      <m:oMath>
        <m:r>
          <w:rPr>
            <w:rFonts w:ascii="Cambria Math" w:hAnsi="Cambria Math"/>
          </w:rPr>
          <m:t>j</m:t>
        </m:r>
      </m:oMath>
      <w:r w:rsidRPr="004B46D5">
        <w:rPr>
          <w:rFonts w:eastAsia="Times New Roman"/>
        </w:rPr>
        <w:t xml:space="preserve"> from </w:t>
      </w:r>
      <m:oMath>
        <m:r>
          <w:rPr>
            <w:rFonts w:ascii="Cambria Math" w:eastAsia="Times New Roman" w:hAnsi="Cambria Math"/>
          </w:rPr>
          <m:t>t</m:t>
        </m:r>
      </m:oMath>
      <w:r w:rsidRPr="004B46D5">
        <w:rPr>
          <w:rFonts w:eastAsia="Times New Roman"/>
        </w:rPr>
        <w:t xml:space="preserve"> onwards (since the local threshold value for </w:t>
      </w:r>
      <m:oMath>
        <m:r>
          <w:rPr>
            <w:rFonts w:ascii="Cambria Math" w:hAnsi="Cambria Math"/>
          </w:rPr>
          <m:t>j</m:t>
        </m:r>
      </m:oMath>
      <w:r w:rsidRPr="004B46D5">
        <w:rPr>
          <w:rFonts w:eastAsia="Times New Roman"/>
        </w:rPr>
        <w:t xml:space="preserve"> may have changed.) We refer to this functionality as </w:t>
      </w:r>
      <w:r w:rsidRPr="004B46D5">
        <w:rPr>
          <w:rFonts w:eastAsia="Times New Roman"/>
          <w:b/>
          <w:bCs/>
        </w:rPr>
        <w:t>Update Replay</w:t>
      </w:r>
      <w:r w:rsidRPr="004B46D5">
        <w:rPr>
          <w:rFonts w:eastAsia="Times New Roman"/>
        </w:rPr>
        <w:t>.</w:t>
      </w:r>
    </w:p>
    <w:p w:rsidR="000619BB" w:rsidRPr="004B46D5" w:rsidRDefault="000619BB" w:rsidP="000619BB">
      <w:pPr>
        <w:spacing w:line="360" w:lineRule="auto"/>
        <w:rPr>
          <w:rFonts w:eastAsia="Times New Roman"/>
        </w:rPr>
      </w:pPr>
      <w:r>
        <w:t xml:space="preserve">Finally, we define a mechanism for resolving race conditions. A race condition may occur if one node initiates a violation resolution process on a threshold crossing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oMath>
      <w:r w:rsidRPr="004B46D5">
        <w:rPr>
          <w:rFonts w:eastAsia="Times New Roman"/>
        </w:rPr>
        <w:t>, and before this process has been comp</w:t>
      </w:r>
      <w:proofErr w:type="spellStart"/>
      <w:r w:rsidRPr="004B46D5">
        <w:rPr>
          <w:rFonts w:eastAsia="Times New Roman"/>
        </w:rPr>
        <w:t>leted</w:t>
      </w:r>
      <w:proofErr w:type="spellEnd"/>
      <w:r w:rsidRPr="004B46D5">
        <w:rPr>
          <w:rFonts w:eastAsia="Times New Roman"/>
        </w:rPr>
        <w:t xml:space="preserve">, a second node </w:t>
      </w:r>
      <w:r>
        <w:t xml:space="preserve">initiates a violation resolution process on a threshold crossing for the same phone number </w:t>
      </w:r>
      <w:r w:rsidRPr="004B46D5">
        <w:rPr>
          <w:rFonts w:eastAsia="Times New Roman"/>
        </w:rPr>
        <w:t xml:space="preserve">at time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oMath>
      <w:r w:rsidRPr="004B46D5">
        <w:rPr>
          <w:rFonts w:eastAsia="Times New Roman"/>
        </w:rPr>
        <w:t>. To avoid this, we assume the following:</w:t>
      </w:r>
    </w:p>
    <w:p w:rsidR="000619BB" w:rsidRPr="00294C18" w:rsidRDefault="000619BB" w:rsidP="000619BB">
      <w:pPr>
        <w:pStyle w:val="ListParagraph"/>
        <w:numPr>
          <w:ilvl w:val="0"/>
          <w:numId w:val="20"/>
        </w:numPr>
        <w:spacing w:after="160" w:line="360" w:lineRule="auto"/>
      </w:pPr>
      <w:r>
        <w:t xml:space="preserve">When the coordinator requests a node for a counter value at </w:t>
      </w:r>
      <w:proofErr w:type="gramStart"/>
      <w:r>
        <w:t xml:space="preserve">time  </w:t>
      </w:r>
      <w:proofErr w:type="gramEnd"/>
      <m:oMath>
        <m:r>
          <w:rPr>
            <w:rFonts w:ascii="Cambria Math" w:eastAsia="Times New Roman" w:hAnsi="Cambria Math"/>
          </w:rPr>
          <m:t>t</m:t>
        </m:r>
      </m:oMath>
      <w:r w:rsidRPr="004B46D5">
        <w:rPr>
          <w:rFonts w:eastAsia="Times New Roman"/>
        </w:rPr>
        <w:t>, it will reply with the counter value only after it has verified that there are no earlier local threshold crossing</w:t>
      </w:r>
      <w:r>
        <w:rPr>
          <w:rFonts w:eastAsia="Times New Roman"/>
        </w:rPr>
        <w:t>s for the requested client</w:t>
      </w:r>
      <w:r w:rsidRPr="004B46D5">
        <w:rPr>
          <w:rFonts w:eastAsia="Times New Roman"/>
        </w:rPr>
        <w:t>. If the node determines that an earlier local threshold crossing h</w:t>
      </w:r>
      <w:r>
        <w:rPr>
          <w:rFonts w:eastAsia="Times New Roman"/>
        </w:rPr>
        <w:t>as occurred for the client</w:t>
      </w:r>
      <w:r w:rsidRPr="004B46D5">
        <w:rPr>
          <w:rFonts w:eastAsia="Times New Roman"/>
        </w:rPr>
        <w:t xml:space="preserve"> it will initiate a violation recovery process with the earlier time, and ignore the count request.</w:t>
      </w:r>
    </w:p>
    <w:p w:rsidR="000619BB" w:rsidRPr="0064236F" w:rsidRDefault="000619BB" w:rsidP="000619BB">
      <w:pPr>
        <w:pStyle w:val="ListParagraph"/>
        <w:numPr>
          <w:ilvl w:val="0"/>
          <w:numId w:val="20"/>
        </w:numPr>
        <w:spacing w:after="160" w:line="360" w:lineRule="auto"/>
      </w:pPr>
      <w:r w:rsidRPr="004B46D5">
        <w:rPr>
          <w:rFonts w:eastAsia="Times New Roman"/>
        </w:rPr>
        <w:lastRenderedPageBreak/>
        <w:t xml:space="preserve">Consider a node that initiates a violation recovery process for a threshold crossing that occurred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or a node that has received from the coordinator a request for the counter for a phone nu</w:t>
      </w:r>
      <w:proofErr w:type="spellStart"/>
      <w:r w:rsidRPr="004B46D5">
        <w:rPr>
          <w:rFonts w:eastAsia="Times New Roman"/>
        </w:rPr>
        <w:t>mber</w:t>
      </w:r>
      <w:proofErr w:type="spellEnd"/>
      <w:r w:rsidRPr="004B46D5">
        <w:rPr>
          <w:rFonts w:eastAsia="Times New Roman"/>
        </w:rPr>
        <w:t xml:space="preserve"> at time </w:t>
      </w:r>
      <m:oMath>
        <m:r>
          <w:rPr>
            <w:rFonts w:ascii="Cambria Math" w:eastAsia="Times New Roman" w:hAnsi="Cambria Math"/>
          </w:rPr>
          <m:t>t</m:t>
        </m:r>
      </m:oMath>
      <w:r w:rsidRPr="004B46D5">
        <w:rPr>
          <w:rFonts w:eastAsia="Times New Roman"/>
        </w:rPr>
        <w:t xml:space="preserve">. In case there are no race conditions, the coordinator is expected to provide a new threshold value. If, however, a different node has initiated a violation recovery process for a threshold crossing that occurred for the same phone number at an earlier time, </w:t>
      </w:r>
      <m:oMath>
        <m:r>
          <w:rPr>
            <w:rFonts w:ascii="Cambria Math" w:eastAsia="Times New Roman" w:hAnsi="Cambria Math"/>
          </w:rPr>
          <m:t>t'</m:t>
        </m:r>
      </m:oMath>
      <w:r w:rsidRPr="004B46D5">
        <w:rPr>
          <w:rFonts w:eastAsia="Times New Roman"/>
        </w:rPr>
        <w:t xml:space="preserve">, then the node will receive a counter request for the time </w:t>
      </w:r>
      <m:oMath>
        <m:r>
          <w:rPr>
            <w:rFonts w:ascii="Cambria Math" w:eastAsia="Times New Roman" w:hAnsi="Cambria Math"/>
          </w:rPr>
          <m:t>t'</m:t>
        </m:r>
      </m:oMath>
      <w:r w:rsidRPr="004B46D5">
        <w:rPr>
          <w:rFonts w:eastAsia="Times New Roman"/>
        </w:rPr>
        <w:t xml:space="preserve"> (instead of a new threshold value). In this case, the node should reply to the counter request, and all previous violation resolution processes for this phone number are canceled.</w:t>
      </w:r>
    </w:p>
    <w:p w:rsidR="000619BB" w:rsidRPr="00AE6856" w:rsidRDefault="000619BB" w:rsidP="000619BB">
      <w:pPr>
        <w:spacing w:line="360" w:lineRule="auto"/>
      </w:pPr>
      <w:r w:rsidRPr="004B46D5">
        <w:rPr>
          <w:rFonts w:eastAsia="Times New Roman"/>
        </w:rPr>
        <w:t>Note that the race condition prevention and the update replay mechanisms described above guarantee the correctness of the algorithm, since they guarantee that the earliest threshold crossings are handled first, and that all subsequent updates are processed according to the newly determined thresholds.</w:t>
      </w:r>
    </w:p>
    <w:p w:rsidR="000619BB" w:rsidRDefault="000619BB" w:rsidP="00A333E6">
      <w:pPr>
        <w:pStyle w:val="Heading2"/>
      </w:pPr>
      <w:r>
        <w:t>Architecture</w:t>
      </w:r>
    </w:p>
    <w:p w:rsidR="000619BB" w:rsidRDefault="000619BB" w:rsidP="000619BB">
      <w:pPr>
        <w:spacing w:line="360" w:lineRule="auto"/>
      </w:pPr>
      <w:r>
        <w:t>The system is comprised of a local agent installed at each node, and an additional coordinator node. The local agent at each node is comprised of the following components:</w:t>
      </w:r>
    </w:p>
    <w:p w:rsidR="000619BB" w:rsidRDefault="000619BB" w:rsidP="000619BB">
      <w:pPr>
        <w:spacing w:line="360" w:lineRule="auto"/>
      </w:pPr>
      <w:r>
        <w:t xml:space="preserve">1. Stream </w:t>
      </w:r>
      <w:proofErr w:type="spellStart"/>
      <w:r>
        <w:t>Aggregator</w:t>
      </w:r>
      <w:proofErr w:type="gramStart"/>
      <w:r>
        <w:t>:Receives</w:t>
      </w:r>
      <w:proofErr w:type="spellEnd"/>
      <w:proofErr w:type="gramEnd"/>
      <w:r>
        <w:t xml:space="preserve"> the raw CDR events and emits a count per phone number and time window; </w:t>
      </w:r>
    </w:p>
    <w:p w:rsidR="000619BB" w:rsidRDefault="000619BB" w:rsidP="000619BB">
      <w:pPr>
        <w:spacing w:line="360" w:lineRule="auto"/>
      </w:pPr>
      <w:r>
        <w:t xml:space="preserve">2. Time Machine: Stores historical data from the stream aggregator and under normal circumstances emits only the latest count; </w:t>
      </w:r>
    </w:p>
    <w:p w:rsidR="000619BB" w:rsidRDefault="000619BB" w:rsidP="000619BB">
      <w:pPr>
        <w:spacing w:line="360" w:lineRule="auto"/>
      </w:pPr>
      <w:proofErr w:type="gramStart"/>
      <w:r>
        <w:t>3.Gatekeeper</w:t>
      </w:r>
      <w:proofErr w:type="gramEnd"/>
      <w:r>
        <w:t xml:space="preserve">: Responsible for passing on counts which exceeded the threshold and initiating local violation resolution procedures; </w:t>
      </w:r>
    </w:p>
    <w:p w:rsidR="000619BB" w:rsidRDefault="000619BB" w:rsidP="000619BB">
      <w:pPr>
        <w:spacing w:line="360" w:lineRule="auto"/>
      </w:pPr>
      <w:proofErr w:type="gramStart"/>
      <w:r>
        <w:t>4.Communicator</w:t>
      </w:r>
      <w:proofErr w:type="gramEnd"/>
      <w:r>
        <w:t>: Responsible for communicating with the coordinator.</w:t>
      </w:r>
    </w:p>
    <w:p w:rsidR="000619BB" w:rsidRDefault="000619BB" w:rsidP="000619BB">
      <w:pPr>
        <w:pBdr>
          <w:bottom w:val="double" w:sz="6" w:space="1" w:color="auto"/>
        </w:pBdr>
        <w:spacing w:line="360" w:lineRule="auto"/>
      </w:pPr>
      <w:r>
        <w:t xml:space="preserve">The stream aggregator receives the events and maintains a counter for each phone number representing the number of events for that client in the time window. We refer to these counters as the </w:t>
      </w:r>
      <w:r>
        <w:rPr>
          <w:b/>
          <w:bCs/>
        </w:rPr>
        <w:t>counters</w:t>
      </w:r>
      <w:r>
        <w:t xml:space="preserve">. The stream aggregator sends a </w:t>
      </w:r>
      <w:r>
        <w:rPr>
          <w:b/>
          <w:bCs/>
        </w:rPr>
        <w:t>Counter Update Message</w:t>
      </w:r>
      <w:r>
        <w:t xml:space="preserve"> to the time machine, which saves it to a buffer and passes it on to the gatekeeper. The gatekeeper passes on to the communicator a Threshold Pass Message for each client which has exceeded its threshold. When this message is sent it also sends a Pause Message to the time machine to indicate that no further Counter Update Messages for this client should be sent until the violation recovery procedure has completed. The communicator is </w:t>
      </w:r>
      <w:r>
        <w:lastRenderedPageBreak/>
        <w:t xml:space="preserve">responsible for sending Threshold Pass Messages and Counter Reply Messages to the coordinator and for receiving messages from the coordinator and sending them backwards. </w:t>
      </w:r>
    </w:p>
    <w:p w:rsidR="000619BB" w:rsidRDefault="000619BB" w:rsidP="000619BB">
      <w:pPr>
        <w:pBdr>
          <w:bottom w:val="double" w:sz="6" w:space="1" w:color="auto"/>
        </w:pBdr>
        <w:spacing w:line="360" w:lineRule="auto"/>
      </w:pPr>
      <w:r>
        <w:t>In case a violation recovery procedure is initiated by the coordinator it passes a Counter Request Message through the communicator to the time machine. The time machine replies with a Counter Reply Message.</w:t>
      </w:r>
    </w:p>
    <w:p w:rsidR="000619BB" w:rsidRDefault="000619BB" w:rsidP="000619BB">
      <w:pPr>
        <w:pBdr>
          <w:bottom w:val="double" w:sz="6" w:space="1" w:color="auto"/>
        </w:pBdr>
        <w:spacing w:line="360" w:lineRule="auto"/>
        <w:rPr>
          <w:rtl/>
        </w:rPr>
      </w:pPr>
      <w:r>
        <w:t>When the violation recovery is complete the coordinator will pass a Play Message to all nodes in order for the time machine to replay all data from time t.</w:t>
      </w:r>
    </w:p>
    <w:p w:rsidR="000619BB" w:rsidRDefault="000619BB" w:rsidP="00A333E6">
      <w:pPr>
        <w:pStyle w:val="Heading3"/>
      </w:pPr>
      <w:r>
        <w:t>Messages</w:t>
      </w:r>
    </w:p>
    <w:p w:rsidR="000619BB" w:rsidRDefault="000619BB" w:rsidP="000619BB">
      <w:pPr>
        <w:spacing w:line="360" w:lineRule="auto"/>
      </w:pPr>
      <w:r>
        <w:t xml:space="preserve">There are six types of messages passed between the components: </w:t>
      </w:r>
    </w:p>
    <w:p w:rsidR="000619BB" w:rsidRDefault="000619BB" w:rsidP="000619BB">
      <w:pPr>
        <w:pStyle w:val="ListParagraph"/>
        <w:numPr>
          <w:ilvl w:val="0"/>
          <w:numId w:val="19"/>
        </w:numPr>
        <w:spacing w:after="160" w:line="360" w:lineRule="auto"/>
      </w:pPr>
      <w:r>
        <w:rPr>
          <w:b/>
          <w:bCs/>
        </w:rPr>
        <w:t>Counter Update Message</w:t>
      </w:r>
      <w:r>
        <w:t xml:space="preserve"> which contains a client (string), timestamp of start of time window (the size of the time window is fixed) and number of events (</w:t>
      </w:r>
      <w:proofErr w:type="spellStart"/>
      <w:r>
        <w:t>int</w:t>
      </w:r>
      <w:proofErr w:type="spellEnd"/>
      <w:r>
        <w:t>). This is passed between the stream aggregator and the time machine.</w:t>
      </w:r>
    </w:p>
    <w:p w:rsidR="000619BB" w:rsidRDefault="000619BB" w:rsidP="000619BB">
      <w:pPr>
        <w:pStyle w:val="ListParagraph"/>
        <w:numPr>
          <w:ilvl w:val="0"/>
          <w:numId w:val="19"/>
        </w:numPr>
        <w:spacing w:after="160" w:line="360" w:lineRule="auto"/>
      </w:pPr>
      <w:r>
        <w:rPr>
          <w:b/>
          <w:bCs/>
        </w:rPr>
        <w:t xml:space="preserve">Threshold Pass Message </w:t>
      </w:r>
      <w:r>
        <w:t>which contains a client (string), timestamp, count (</w:t>
      </w:r>
      <w:proofErr w:type="spellStart"/>
      <w:r>
        <w:t>int</w:t>
      </w:r>
      <w:proofErr w:type="spellEnd"/>
      <w:r>
        <w:t>) and threshold (</w:t>
      </w:r>
      <w:proofErr w:type="spellStart"/>
      <w:r>
        <w:t>int</w:t>
      </w:r>
      <w:proofErr w:type="spellEnd"/>
      <w:r>
        <w:t>). This is passed between the communicator and the coordinator.</w:t>
      </w:r>
    </w:p>
    <w:p w:rsidR="000619BB" w:rsidRDefault="000619BB" w:rsidP="000619BB">
      <w:pPr>
        <w:pStyle w:val="ListParagraph"/>
        <w:numPr>
          <w:ilvl w:val="0"/>
          <w:numId w:val="19"/>
        </w:numPr>
        <w:spacing w:after="160" w:line="360" w:lineRule="auto"/>
      </w:pPr>
      <w:r>
        <w:rPr>
          <w:b/>
          <w:bCs/>
        </w:rPr>
        <w:t xml:space="preserve">Counter Request Message </w:t>
      </w:r>
      <w:r w:rsidRPr="001C56DE">
        <w:t>which contains a</w:t>
      </w:r>
      <w:r>
        <w:t xml:space="preserve"> client</w:t>
      </w:r>
      <w:r w:rsidRPr="001C56DE">
        <w:t xml:space="preserve"> (string) and a timestamp</w:t>
      </w:r>
      <w:r>
        <w:t>. This is passed from the coordinator to the communicator and from there to the stream aggregator.</w:t>
      </w:r>
    </w:p>
    <w:p w:rsidR="000619BB" w:rsidRPr="00A47363" w:rsidRDefault="000619BB" w:rsidP="000619BB">
      <w:pPr>
        <w:pStyle w:val="ListParagraph"/>
        <w:numPr>
          <w:ilvl w:val="0"/>
          <w:numId w:val="19"/>
        </w:numPr>
        <w:spacing w:after="160" w:line="360" w:lineRule="auto"/>
      </w:pPr>
      <w:r>
        <w:rPr>
          <w:b/>
          <w:bCs/>
        </w:rPr>
        <w:t xml:space="preserve">Counter Reply Message </w:t>
      </w:r>
      <w:r>
        <w:t>which contains a client</w:t>
      </w:r>
      <w:r w:rsidRPr="007B594E">
        <w:t xml:space="preserve"> (string) and a timestamp.</w:t>
      </w:r>
    </w:p>
    <w:p w:rsidR="000619BB" w:rsidRDefault="000619BB" w:rsidP="000619BB">
      <w:pPr>
        <w:pStyle w:val="ListParagraph"/>
        <w:numPr>
          <w:ilvl w:val="0"/>
          <w:numId w:val="19"/>
        </w:numPr>
        <w:spacing w:after="160" w:line="360" w:lineRule="auto"/>
      </w:pPr>
      <w:r w:rsidRPr="001C56DE">
        <w:rPr>
          <w:b/>
          <w:bCs/>
        </w:rPr>
        <w:t>New Threshold Message</w:t>
      </w:r>
      <w:r>
        <w:t xml:space="preserve"> which contains a client (string), the new threshold for that number (</w:t>
      </w:r>
      <w:proofErr w:type="spellStart"/>
      <w:r>
        <w:t>int</w:t>
      </w:r>
      <w:proofErr w:type="spellEnd"/>
      <w:r>
        <w:t>) and whether the phone number should be reported if it passes over or under the threshold (</w:t>
      </w:r>
      <w:proofErr w:type="spellStart"/>
      <w:r>
        <w:t>boolean</w:t>
      </w:r>
      <w:proofErr w:type="spellEnd"/>
      <w:r>
        <w:t>). This is passed from the coordinator to the communicator.</w:t>
      </w:r>
    </w:p>
    <w:p w:rsidR="000619BB" w:rsidRDefault="000619BB" w:rsidP="000619BB">
      <w:pPr>
        <w:pStyle w:val="ListParagraph"/>
        <w:numPr>
          <w:ilvl w:val="0"/>
          <w:numId w:val="19"/>
        </w:numPr>
        <w:spacing w:after="160" w:line="360" w:lineRule="auto"/>
      </w:pPr>
      <w:r>
        <w:rPr>
          <w:b/>
          <w:bCs/>
        </w:rPr>
        <w:t>Pause/Play message, which contains a pause/play instruction (</w:t>
      </w:r>
      <w:proofErr w:type="spellStart"/>
      <w:proofErr w:type="gramStart"/>
      <w:r>
        <w:rPr>
          <w:b/>
          <w:bCs/>
        </w:rPr>
        <w:t>boolean</w:t>
      </w:r>
      <w:proofErr w:type="spellEnd"/>
      <w:proofErr w:type="gramEnd"/>
      <w:r>
        <w:rPr>
          <w:b/>
          <w:bCs/>
        </w:rPr>
        <w:t>), phone number (string) and timestamp.</w:t>
      </w:r>
    </w:p>
    <w:p w:rsidR="000619BB" w:rsidRDefault="000619BB" w:rsidP="00A333E6">
      <w:pPr>
        <w:pStyle w:val="Heading2"/>
      </w:pPr>
      <w:r>
        <w:lastRenderedPageBreak/>
        <w:t xml:space="preserve">Diagrams </w:t>
      </w:r>
    </w:p>
    <w:p w:rsidR="000619BB" w:rsidRDefault="000619BB" w:rsidP="000619BB">
      <w:pPr>
        <w:keepNext/>
        <w:spacing w:line="360" w:lineRule="auto"/>
      </w:pPr>
      <w:r>
        <w:rPr>
          <w:noProof/>
        </w:rPr>
        <w:drawing>
          <wp:inline distT="0" distB="0" distL="0" distR="0" wp14:anchorId="2C4AB9F8" wp14:editId="49CD1724">
            <wp:extent cx="5946140" cy="2345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140" cy="2345690"/>
                    </a:xfrm>
                    <a:prstGeom prst="rect">
                      <a:avLst/>
                    </a:prstGeom>
                    <a:noFill/>
                    <a:ln>
                      <a:noFill/>
                    </a:ln>
                  </pic:spPr>
                </pic:pic>
              </a:graphicData>
            </a:graphic>
          </wp:inline>
        </w:drawing>
      </w:r>
    </w:p>
    <w:p w:rsidR="000619BB" w:rsidRPr="006E449C" w:rsidRDefault="000619BB" w:rsidP="000619BB">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 components when events are CDRs arrival</w:t>
      </w:r>
    </w:p>
    <w:p w:rsidR="000619BB" w:rsidRPr="00152177" w:rsidRDefault="000619BB" w:rsidP="000619BB">
      <w:pPr>
        <w:spacing w:line="360" w:lineRule="auto"/>
        <w:rPr>
          <w:sz w:val="32"/>
          <w:szCs w:val="32"/>
        </w:rPr>
      </w:pPr>
    </w:p>
    <w:p w:rsidR="000619BB" w:rsidRDefault="000619BB" w:rsidP="000619BB"/>
    <w:p w:rsidR="007F23EE" w:rsidRPr="007F23EE" w:rsidRDefault="007F23EE" w:rsidP="007F23EE"/>
    <w:sectPr w:rsidR="007F23EE" w:rsidRPr="007F23EE" w:rsidSect="00A7527F">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lexander Kofman" w:date="2014-09-28T20:23:00Z" w:initials="AK">
    <w:p w:rsidR="00465E84" w:rsidRDefault="00465E84">
      <w:pPr>
        <w:pStyle w:val="CommentText"/>
      </w:pPr>
      <w:r>
        <w:rPr>
          <w:rStyle w:val="CommentReference"/>
        </w:rPr>
        <w:annotationRef/>
      </w:r>
      <w:r>
        <w:t>Correct type?</w:t>
      </w:r>
    </w:p>
  </w:comment>
  <w:comment w:id="3" w:author="Alexander Kofman" w:date="2014-10-01T11:30:00Z" w:initials="AK">
    <w:p w:rsidR="00465E84" w:rsidRDefault="00465E84">
      <w:pPr>
        <w:pStyle w:val="CommentText"/>
      </w:pPr>
      <w:r>
        <w:rPr>
          <w:rStyle w:val="CommentReference"/>
        </w:rPr>
        <w:annotationRef/>
      </w:r>
      <w:r>
        <w:t>TODO update</w:t>
      </w:r>
    </w:p>
  </w:comment>
  <w:comment w:id="5" w:author="Alexander Kofman" w:date="2014-10-01T11:30:00Z" w:initials="AK">
    <w:p w:rsidR="00465E84" w:rsidRDefault="00465E84">
      <w:pPr>
        <w:pStyle w:val="CommentText"/>
      </w:pPr>
      <w:r>
        <w:rPr>
          <w:rStyle w:val="CommentReference"/>
        </w:rPr>
        <w:annotationRef/>
      </w:r>
      <w:r>
        <w:t>TODO update</w:t>
      </w:r>
    </w:p>
  </w:comment>
  <w:comment w:id="7" w:author="Alexander Kofman" w:date="2014-10-01T11:30:00Z" w:initials="AK">
    <w:p w:rsidR="00465E84" w:rsidRDefault="00465E84">
      <w:pPr>
        <w:pStyle w:val="CommentText"/>
      </w:pPr>
      <w:r>
        <w:rPr>
          <w:rStyle w:val="CommentReference"/>
        </w:rPr>
        <w:annotationRef/>
      </w:r>
      <w:r>
        <w:t>TODO update</w:t>
      </w:r>
    </w:p>
  </w:comment>
  <w:comment w:id="10" w:author="Alexander Kofman" w:date="2014-10-01T11:31:00Z" w:initials="AK">
    <w:p w:rsidR="00465E84" w:rsidRDefault="00465E84">
      <w:pPr>
        <w:pStyle w:val="CommentText"/>
      </w:pPr>
      <w:r>
        <w:rPr>
          <w:rStyle w:val="CommentReference"/>
        </w:rPr>
        <w:annotationRef/>
      </w:r>
      <w:r>
        <w:t>TODO fill</w:t>
      </w:r>
    </w:p>
  </w:comment>
  <w:comment w:id="15" w:author="Alexander Kofman" w:date="2014-09-28T20:18:00Z" w:initials="AK">
    <w:p w:rsidR="00465E84" w:rsidRDefault="00465E84">
      <w:pPr>
        <w:pStyle w:val="CommentText"/>
      </w:pPr>
      <w:r>
        <w:rPr>
          <w:rStyle w:val="CommentReference"/>
        </w:rPr>
        <w:annotationRef/>
      </w:r>
      <w:r>
        <w:t>Create a new diagram using our current terminology</w:t>
      </w:r>
    </w:p>
  </w:comment>
  <w:comment w:id="18" w:author="Alexander Kofman" w:date="2014-09-28T20:18:00Z" w:initials="AK">
    <w:p w:rsidR="00465E84" w:rsidRDefault="00465E84">
      <w:pPr>
        <w:pStyle w:val="CommentText"/>
      </w:pPr>
      <w:r>
        <w:rPr>
          <w:rStyle w:val="CommentReference"/>
        </w:rPr>
        <w:annotationRef/>
      </w:r>
      <w:r>
        <w:t>TODO reference</w:t>
      </w:r>
    </w:p>
  </w:comment>
  <w:comment w:id="19" w:author="Alexander Kofman" w:date="2014-09-28T20:18:00Z" w:initials="AK">
    <w:p w:rsidR="00465E84" w:rsidRDefault="00465E84">
      <w:pPr>
        <w:pStyle w:val="CommentText"/>
      </w:pPr>
      <w:r>
        <w:rPr>
          <w:rStyle w:val="CommentReference"/>
        </w:rPr>
        <w:annotationRef/>
      </w:r>
      <w:r>
        <w:t>Explain why is this approach beneficial</w:t>
      </w:r>
    </w:p>
  </w:comment>
  <w:comment w:id="27" w:author="Alexander Kofman" w:date="2014-10-02T10:40:00Z" w:initials="AK">
    <w:p w:rsidR="00465E84" w:rsidRDefault="00465E84">
      <w:pPr>
        <w:pStyle w:val="CommentText"/>
      </w:pPr>
      <w:r>
        <w:rPr>
          <w:rStyle w:val="CommentReference"/>
        </w:rPr>
        <w:annotationRef/>
      </w:r>
      <w:r>
        <w:t>TODO discuss in corresponding following sections</w:t>
      </w:r>
    </w:p>
  </w:comment>
  <w:comment w:id="29" w:author="Alexander Kofman" w:date="2014-10-02T11:35:00Z" w:initials="AK">
    <w:p w:rsidR="00465E84" w:rsidRDefault="00465E84">
      <w:pPr>
        <w:pStyle w:val="CommentText"/>
      </w:pPr>
      <w:r>
        <w:rPr>
          <w:rStyle w:val="CommentReference"/>
        </w:rPr>
        <w:annotationRef/>
      </w:r>
      <w:r>
        <w:t>TODO: Reference to the requirement deliverable from CNRS</w:t>
      </w:r>
    </w:p>
  </w:comment>
  <w:comment w:id="30" w:author="Alexander Kofman" w:date="2014-10-02T11:37:00Z" w:initials="AK">
    <w:p w:rsidR="00465E84" w:rsidRDefault="00465E84">
      <w:pPr>
        <w:pStyle w:val="CommentText"/>
      </w:pPr>
      <w:r>
        <w:rPr>
          <w:rStyle w:val="CommentReference"/>
        </w:rPr>
        <w:annotationRef/>
      </w:r>
      <w:r>
        <w:t xml:space="preserve">TODO reference to the </w:t>
      </w:r>
      <w:proofErr w:type="spellStart"/>
      <w:r>
        <w:t>req</w:t>
      </w:r>
      <w:proofErr w:type="spellEnd"/>
      <w:r>
        <w:t xml:space="preserve"> doc</w:t>
      </w:r>
    </w:p>
  </w:comment>
  <w:comment w:id="31" w:author="Alexander Kofman" w:date="2014-10-02T12:06:00Z" w:initials="AK">
    <w:p w:rsidR="00465E84" w:rsidRDefault="00465E84">
      <w:pPr>
        <w:pStyle w:val="CommentText"/>
      </w:pPr>
      <w:r>
        <w:rPr>
          <w:rStyle w:val="CommentReference"/>
        </w:rPr>
        <w:annotationRef/>
      </w:r>
      <w:r>
        <w:t>TODO put reference to the corresponding API section</w:t>
      </w:r>
    </w:p>
  </w:comment>
  <w:comment w:id="32" w:author="Alexander Kofman" w:date="2014-10-02T13:39:00Z" w:initials="AK">
    <w:p w:rsidR="00465E84" w:rsidRDefault="00465E84" w:rsidP="00497645">
      <w:pPr>
        <w:pStyle w:val="CommentText"/>
      </w:pPr>
      <w:r>
        <w:rPr>
          <w:rStyle w:val="CommentReference"/>
        </w:rPr>
        <w:annotationRef/>
      </w:r>
      <w:r>
        <w:t>TODO put reference to the corresponding API section</w:t>
      </w:r>
    </w:p>
  </w:comment>
  <w:comment w:id="34" w:author="Alexander Kofman" w:date="2014-10-02T17:37:00Z" w:initials="AK">
    <w:p w:rsidR="00465E84" w:rsidRDefault="00465E84">
      <w:pPr>
        <w:pStyle w:val="CommentText"/>
      </w:pPr>
      <w:r>
        <w:rPr>
          <w:rStyle w:val="CommentReference"/>
        </w:rPr>
        <w:annotationRef/>
      </w:r>
      <w:r>
        <w:t>TODO reference?</w:t>
      </w:r>
    </w:p>
  </w:comment>
  <w:comment w:id="42" w:author="Alexander Kofman" w:date="2014-09-28T20:34:00Z" w:initials="AK">
    <w:p w:rsidR="00465E84" w:rsidRDefault="00465E84">
      <w:pPr>
        <w:pStyle w:val="CommentText"/>
      </w:pPr>
      <w:r>
        <w:rPr>
          <w:rStyle w:val="CommentReference"/>
        </w:rPr>
        <w:annotationRef/>
      </w:r>
      <w:r>
        <w:t>CONTENT REQUEST: Marius (ETH)</w:t>
      </w:r>
    </w:p>
  </w:comment>
  <w:comment w:id="50" w:author="Alexander Kofman" w:date="2014-10-08T09:51:00Z" w:initials="AK">
    <w:p w:rsidR="00465E84" w:rsidRDefault="00465E84">
      <w:pPr>
        <w:pStyle w:val="CommentText"/>
      </w:pPr>
      <w:r>
        <w:t xml:space="preserve">TODO: (from </w:t>
      </w:r>
      <w:proofErr w:type="spellStart"/>
      <w:r>
        <w:t>Anastasios</w:t>
      </w:r>
      <w:proofErr w:type="spellEnd"/>
      <w:r>
        <w:t xml:space="preserve">): </w:t>
      </w:r>
      <w:r>
        <w:rPr>
          <w:rStyle w:val="CommentReference"/>
        </w:rPr>
        <w:annotationRef/>
      </w:r>
      <w:r>
        <w:t>Could you please add one more input source to Figure 2. The Machine Learning component can also refine the current knowledge base of event definitions, as well as take exploit any domain background knowledge. Therefore, the third input to Machine learning is the current set of event definitions</w:t>
      </w:r>
    </w:p>
  </w:comment>
  <w:comment w:id="52" w:author="Alexander Kofman" w:date="2014-09-28T20:42:00Z" w:initials="AK">
    <w:p w:rsidR="00465E84" w:rsidRDefault="00465E84">
      <w:pPr>
        <w:pStyle w:val="CommentText"/>
      </w:pPr>
      <w:r>
        <w:rPr>
          <w:rStyle w:val="CommentReference"/>
        </w:rPr>
        <w:annotationRef/>
      </w:r>
      <w:r>
        <w:t>CONTENT REQUEST:  Inna (IBM) + NCSR</w:t>
      </w:r>
    </w:p>
  </w:comment>
  <w:comment w:id="54" w:author="Alexander Kofman" w:date="2014-09-28T20:43:00Z" w:initials="AK">
    <w:p w:rsidR="00465E84" w:rsidRDefault="00465E84">
      <w:pPr>
        <w:pStyle w:val="CommentText"/>
      </w:pPr>
      <w:r>
        <w:rPr>
          <w:rStyle w:val="CommentReference"/>
        </w:rPr>
        <w:annotationRef/>
      </w:r>
      <w:r>
        <w:t>CONTENT REQUEST: ETH</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90B" w:rsidRDefault="0055190B" w:rsidP="004B64AC">
      <w:pPr>
        <w:spacing w:after="0" w:line="240" w:lineRule="auto"/>
      </w:pPr>
      <w:r>
        <w:separator/>
      </w:r>
    </w:p>
  </w:endnote>
  <w:endnote w:type="continuationSeparator" w:id="0">
    <w:p w:rsidR="0055190B" w:rsidRDefault="0055190B"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E84" w:rsidRPr="004B64AC" w:rsidRDefault="00465E84" w:rsidP="004A68C7">
    <w:pPr>
      <w:pStyle w:val="Footer"/>
      <w:rPr>
        <w:sz w:val="24"/>
        <w:szCs w:val="24"/>
      </w:rPr>
    </w:pPr>
    <w:r>
      <w:rPr>
        <w:noProof/>
        <w:lang w:eastAsia="en-US" w:bidi="he-IL"/>
      </w:rPr>
      <w:drawing>
        <wp:inline distT="0" distB="0" distL="0" distR="0" wp14:anchorId="3316EFC9" wp14:editId="11F9CAAA">
          <wp:extent cx="829340" cy="2230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90B" w:rsidRDefault="0055190B" w:rsidP="004B64AC">
      <w:pPr>
        <w:spacing w:after="0" w:line="240" w:lineRule="auto"/>
      </w:pPr>
      <w:r>
        <w:separator/>
      </w:r>
    </w:p>
  </w:footnote>
  <w:footnote w:type="continuationSeparator" w:id="0">
    <w:p w:rsidR="0055190B" w:rsidRDefault="0055190B" w:rsidP="004B64AC">
      <w:pPr>
        <w:spacing w:after="0" w:line="240" w:lineRule="auto"/>
      </w:pPr>
      <w:r>
        <w:continuationSeparator/>
      </w:r>
    </w:p>
  </w:footnote>
  <w:footnote w:id="1">
    <w:p w:rsidR="00465E84" w:rsidRDefault="00465E84">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465E84" w:rsidRDefault="00465E84">
      <w:pPr>
        <w:pStyle w:val="FootnoteText"/>
      </w:pPr>
      <w:r>
        <w:rPr>
          <w:rStyle w:val="FootnoteReference"/>
        </w:rPr>
        <w:footnoteRef/>
      </w:r>
      <w:r>
        <w:t xml:space="preserve"> </w:t>
      </w:r>
      <w:hyperlink r:id="rId1" w:history="1">
        <w:r w:rsidRPr="0038224D">
          <w:rPr>
            <w:rStyle w:val="Hyperlink"/>
          </w:rPr>
          <w:t>http://kafka.apache.org/</w:t>
        </w:r>
      </w:hyperlink>
    </w:p>
  </w:footnote>
  <w:footnote w:id="3">
    <w:p w:rsidR="00465E84" w:rsidRDefault="00465E84"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 w:id="4">
    <w:p w:rsidR="00465E84" w:rsidRDefault="00465E84" w:rsidP="002014B9">
      <w:pPr>
        <w:pStyle w:val="FootnoteText"/>
      </w:pPr>
      <w:r>
        <w:rPr>
          <w:rStyle w:val="FootnoteReference"/>
        </w:rPr>
        <w:footnoteRef/>
      </w:r>
      <w:r>
        <w:t xml:space="preserve"> </w:t>
      </w:r>
      <w:proofErr w:type="spellStart"/>
      <w:proofErr w:type="gramStart"/>
      <w:r w:rsidRPr="00042AC3">
        <w:t>Artikis</w:t>
      </w:r>
      <w:proofErr w:type="spellEnd"/>
      <w:r w:rsidRPr="00042AC3">
        <w:t xml:space="preserve"> A., </w:t>
      </w:r>
      <w:proofErr w:type="spellStart"/>
      <w:r w:rsidRPr="00042AC3">
        <w:t>Sergot</w:t>
      </w:r>
      <w:proofErr w:type="spellEnd"/>
      <w:r w:rsidRPr="00042AC3">
        <w:t xml:space="preserve"> M. and </w:t>
      </w:r>
      <w:proofErr w:type="spellStart"/>
      <w:r w:rsidRPr="00042AC3">
        <w:t>Paliouras</w:t>
      </w:r>
      <w:proofErr w:type="spellEnd"/>
      <w:r w:rsidRPr="00042AC3">
        <w:t xml:space="preserve"> G.</w:t>
      </w:r>
      <w:proofErr w:type="gramEnd"/>
      <w:r w:rsidRPr="00042AC3">
        <w:t xml:space="preserve"> </w:t>
      </w:r>
      <w:proofErr w:type="gramStart"/>
      <w:r w:rsidRPr="00042AC3">
        <w:t>An Event Calculus for Event Recognition.</w:t>
      </w:r>
      <w:proofErr w:type="gramEnd"/>
      <w:r w:rsidRPr="00042AC3">
        <w:t xml:space="preserve"> IEEE Transactions on Knowledge and Data Engineering (TKDE), to appear.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8430090"/>
      <w:docPartObj>
        <w:docPartGallery w:val="Page Numbers (Top of Page)"/>
        <w:docPartUnique/>
      </w:docPartObj>
    </w:sdtPr>
    <w:sdtEndPr>
      <w:rPr>
        <w:noProof/>
      </w:rPr>
    </w:sdtEndPr>
    <w:sdtContent>
      <w:p w:rsidR="00465E84" w:rsidRDefault="00465E84">
        <w:pPr>
          <w:pStyle w:val="Header"/>
          <w:jc w:val="right"/>
        </w:pPr>
        <w:r>
          <w:fldChar w:fldCharType="begin"/>
        </w:r>
        <w:r>
          <w:instrText xml:space="preserve"> PAGE   \* MERGEFORMAT </w:instrText>
        </w:r>
        <w:r>
          <w:fldChar w:fldCharType="separate"/>
        </w:r>
        <w:r w:rsidR="00BB6834">
          <w:rPr>
            <w:noProof/>
          </w:rPr>
          <w:t>26</w:t>
        </w:r>
        <w:r>
          <w:rPr>
            <w:noProof/>
          </w:rPr>
          <w:fldChar w:fldCharType="end"/>
        </w:r>
      </w:p>
    </w:sdtContent>
  </w:sdt>
  <w:p w:rsidR="00465E84" w:rsidRDefault="00465E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9D34CE"/>
    <w:multiLevelType w:val="multilevel"/>
    <w:tmpl w:val="BEB84E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1">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2">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3">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15">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0"/>
  </w:num>
  <w:num w:numId="2">
    <w:abstractNumId w:val="4"/>
  </w:num>
  <w:num w:numId="3">
    <w:abstractNumId w:val="16"/>
  </w:num>
  <w:num w:numId="4">
    <w:abstractNumId w:val="17"/>
  </w:num>
  <w:num w:numId="5">
    <w:abstractNumId w:val="14"/>
  </w:num>
  <w:num w:numId="6">
    <w:abstractNumId w:val="19"/>
  </w:num>
  <w:num w:numId="7">
    <w:abstractNumId w:val="12"/>
  </w:num>
  <w:num w:numId="8">
    <w:abstractNumId w:val="9"/>
  </w:num>
  <w:num w:numId="9">
    <w:abstractNumId w:val="1"/>
  </w:num>
  <w:num w:numId="10">
    <w:abstractNumId w:val="0"/>
  </w:num>
  <w:num w:numId="11">
    <w:abstractNumId w:val="18"/>
  </w:num>
  <w:num w:numId="12">
    <w:abstractNumId w:val="15"/>
  </w:num>
  <w:num w:numId="13">
    <w:abstractNumId w:val="8"/>
  </w:num>
  <w:num w:numId="14">
    <w:abstractNumId w:val="13"/>
  </w:num>
  <w:num w:numId="15">
    <w:abstractNumId w:val="3"/>
  </w:num>
  <w:num w:numId="16">
    <w:abstractNumId w:val="11"/>
  </w:num>
  <w:num w:numId="17">
    <w:abstractNumId w:val="5"/>
  </w:num>
  <w:num w:numId="18">
    <w:abstractNumId w:val="2"/>
  </w:num>
  <w:num w:numId="19">
    <w:abstractNumId w:val="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4693"/>
    <w:rsid w:val="000107D6"/>
    <w:rsid w:val="00012FE9"/>
    <w:rsid w:val="000217C7"/>
    <w:rsid w:val="00026CBD"/>
    <w:rsid w:val="000360AB"/>
    <w:rsid w:val="00036F85"/>
    <w:rsid w:val="00040B2F"/>
    <w:rsid w:val="0004666B"/>
    <w:rsid w:val="00052055"/>
    <w:rsid w:val="000619BB"/>
    <w:rsid w:val="00062747"/>
    <w:rsid w:val="00065AEB"/>
    <w:rsid w:val="000704F6"/>
    <w:rsid w:val="000709DD"/>
    <w:rsid w:val="00083672"/>
    <w:rsid w:val="000842F0"/>
    <w:rsid w:val="000943D1"/>
    <w:rsid w:val="000953A7"/>
    <w:rsid w:val="000A2E53"/>
    <w:rsid w:val="000C0895"/>
    <w:rsid w:val="000C2CEF"/>
    <w:rsid w:val="000E2623"/>
    <w:rsid w:val="000F3CE4"/>
    <w:rsid w:val="000F7389"/>
    <w:rsid w:val="001010B4"/>
    <w:rsid w:val="00101DC6"/>
    <w:rsid w:val="00117719"/>
    <w:rsid w:val="0014115C"/>
    <w:rsid w:val="00141C88"/>
    <w:rsid w:val="00142DF5"/>
    <w:rsid w:val="00152FAA"/>
    <w:rsid w:val="001910A0"/>
    <w:rsid w:val="001A3CAC"/>
    <w:rsid w:val="001A6DD9"/>
    <w:rsid w:val="001C297D"/>
    <w:rsid w:val="001D132B"/>
    <w:rsid w:val="001D300F"/>
    <w:rsid w:val="001E2E4B"/>
    <w:rsid w:val="002014B9"/>
    <w:rsid w:val="00211883"/>
    <w:rsid w:val="002136A2"/>
    <w:rsid w:val="00220F1F"/>
    <w:rsid w:val="00225947"/>
    <w:rsid w:val="002303C1"/>
    <w:rsid w:val="00264650"/>
    <w:rsid w:val="0027423D"/>
    <w:rsid w:val="002A2FF2"/>
    <w:rsid w:val="002C38B7"/>
    <w:rsid w:val="002C5ACF"/>
    <w:rsid w:val="002C67A8"/>
    <w:rsid w:val="002C69BB"/>
    <w:rsid w:val="002E62D4"/>
    <w:rsid w:val="0030049C"/>
    <w:rsid w:val="003020F2"/>
    <w:rsid w:val="00315BEE"/>
    <w:rsid w:val="003203EA"/>
    <w:rsid w:val="00327071"/>
    <w:rsid w:val="003278E1"/>
    <w:rsid w:val="00327A4E"/>
    <w:rsid w:val="00327B5F"/>
    <w:rsid w:val="00327E8E"/>
    <w:rsid w:val="003319A4"/>
    <w:rsid w:val="00332793"/>
    <w:rsid w:val="003527BD"/>
    <w:rsid w:val="00352C8A"/>
    <w:rsid w:val="00355376"/>
    <w:rsid w:val="00363DE8"/>
    <w:rsid w:val="003739F4"/>
    <w:rsid w:val="0037523F"/>
    <w:rsid w:val="00376509"/>
    <w:rsid w:val="003767D8"/>
    <w:rsid w:val="0038224D"/>
    <w:rsid w:val="0038495F"/>
    <w:rsid w:val="00390D82"/>
    <w:rsid w:val="003B1163"/>
    <w:rsid w:val="003B2BC8"/>
    <w:rsid w:val="003C5797"/>
    <w:rsid w:val="003D5AAC"/>
    <w:rsid w:val="003D6C33"/>
    <w:rsid w:val="003E3095"/>
    <w:rsid w:val="003E4556"/>
    <w:rsid w:val="004046BB"/>
    <w:rsid w:val="0040646D"/>
    <w:rsid w:val="0040667E"/>
    <w:rsid w:val="004137E2"/>
    <w:rsid w:val="00422C3A"/>
    <w:rsid w:val="00430F09"/>
    <w:rsid w:val="004420B0"/>
    <w:rsid w:val="00442440"/>
    <w:rsid w:val="00442C25"/>
    <w:rsid w:val="0045590F"/>
    <w:rsid w:val="00462E25"/>
    <w:rsid w:val="00465E84"/>
    <w:rsid w:val="004800E7"/>
    <w:rsid w:val="00483808"/>
    <w:rsid w:val="00486AF9"/>
    <w:rsid w:val="00490DC6"/>
    <w:rsid w:val="004915D0"/>
    <w:rsid w:val="0049256D"/>
    <w:rsid w:val="00497645"/>
    <w:rsid w:val="004A68C7"/>
    <w:rsid w:val="004B64AC"/>
    <w:rsid w:val="004F1605"/>
    <w:rsid w:val="00510170"/>
    <w:rsid w:val="00513EBF"/>
    <w:rsid w:val="00516553"/>
    <w:rsid w:val="005475ED"/>
    <w:rsid w:val="0055190B"/>
    <w:rsid w:val="005A002D"/>
    <w:rsid w:val="005A0BF0"/>
    <w:rsid w:val="005A4D33"/>
    <w:rsid w:val="005B004E"/>
    <w:rsid w:val="005B1766"/>
    <w:rsid w:val="005B1947"/>
    <w:rsid w:val="005C4B5D"/>
    <w:rsid w:val="005D14FB"/>
    <w:rsid w:val="005D5CB4"/>
    <w:rsid w:val="005E2AA8"/>
    <w:rsid w:val="005F0335"/>
    <w:rsid w:val="005F41C1"/>
    <w:rsid w:val="0060072B"/>
    <w:rsid w:val="00610295"/>
    <w:rsid w:val="006205E1"/>
    <w:rsid w:val="00622CC8"/>
    <w:rsid w:val="00624F71"/>
    <w:rsid w:val="00627479"/>
    <w:rsid w:val="00644EF0"/>
    <w:rsid w:val="006465F5"/>
    <w:rsid w:val="00651ADE"/>
    <w:rsid w:val="00652302"/>
    <w:rsid w:val="006831DF"/>
    <w:rsid w:val="00683ED2"/>
    <w:rsid w:val="00683FC7"/>
    <w:rsid w:val="00692179"/>
    <w:rsid w:val="006976B7"/>
    <w:rsid w:val="006B56CF"/>
    <w:rsid w:val="006C2B26"/>
    <w:rsid w:val="006E275F"/>
    <w:rsid w:val="006E41BC"/>
    <w:rsid w:val="006F55D5"/>
    <w:rsid w:val="006F6501"/>
    <w:rsid w:val="00702BDB"/>
    <w:rsid w:val="00710F68"/>
    <w:rsid w:val="007147D8"/>
    <w:rsid w:val="00714DD4"/>
    <w:rsid w:val="007268DA"/>
    <w:rsid w:val="00727080"/>
    <w:rsid w:val="007352D6"/>
    <w:rsid w:val="00743528"/>
    <w:rsid w:val="0075154C"/>
    <w:rsid w:val="0075198D"/>
    <w:rsid w:val="007A3AEF"/>
    <w:rsid w:val="007A4913"/>
    <w:rsid w:val="007A57FC"/>
    <w:rsid w:val="007B7EE9"/>
    <w:rsid w:val="007C7440"/>
    <w:rsid w:val="007D3788"/>
    <w:rsid w:val="007E10DA"/>
    <w:rsid w:val="007E4A6F"/>
    <w:rsid w:val="007E4D55"/>
    <w:rsid w:val="007F23EE"/>
    <w:rsid w:val="00800A3A"/>
    <w:rsid w:val="008055A1"/>
    <w:rsid w:val="00813461"/>
    <w:rsid w:val="00826C0D"/>
    <w:rsid w:val="0083001B"/>
    <w:rsid w:val="00833A35"/>
    <w:rsid w:val="0084714D"/>
    <w:rsid w:val="00856353"/>
    <w:rsid w:val="00860C62"/>
    <w:rsid w:val="00862267"/>
    <w:rsid w:val="00863437"/>
    <w:rsid w:val="008676AF"/>
    <w:rsid w:val="00880EE5"/>
    <w:rsid w:val="008873ED"/>
    <w:rsid w:val="008A0E10"/>
    <w:rsid w:val="008B2056"/>
    <w:rsid w:val="008B406D"/>
    <w:rsid w:val="008C017F"/>
    <w:rsid w:val="008E025C"/>
    <w:rsid w:val="008E42AB"/>
    <w:rsid w:val="008E4FF7"/>
    <w:rsid w:val="008E5800"/>
    <w:rsid w:val="008F5AA9"/>
    <w:rsid w:val="00903B40"/>
    <w:rsid w:val="009063A8"/>
    <w:rsid w:val="00920A72"/>
    <w:rsid w:val="00936F6B"/>
    <w:rsid w:val="00941D44"/>
    <w:rsid w:val="00963C2E"/>
    <w:rsid w:val="00975669"/>
    <w:rsid w:val="00980D85"/>
    <w:rsid w:val="00982FC9"/>
    <w:rsid w:val="00985F8F"/>
    <w:rsid w:val="009A417B"/>
    <w:rsid w:val="009B5082"/>
    <w:rsid w:val="009D4673"/>
    <w:rsid w:val="009D48F4"/>
    <w:rsid w:val="009E5652"/>
    <w:rsid w:val="00A24C0B"/>
    <w:rsid w:val="00A26B47"/>
    <w:rsid w:val="00A333E6"/>
    <w:rsid w:val="00A46ABF"/>
    <w:rsid w:val="00A46F65"/>
    <w:rsid w:val="00A71E83"/>
    <w:rsid w:val="00A7527F"/>
    <w:rsid w:val="00A92E94"/>
    <w:rsid w:val="00AA58A6"/>
    <w:rsid w:val="00AA6535"/>
    <w:rsid w:val="00AB2D73"/>
    <w:rsid w:val="00AB3B00"/>
    <w:rsid w:val="00AC6D33"/>
    <w:rsid w:val="00AE01B7"/>
    <w:rsid w:val="00AE0326"/>
    <w:rsid w:val="00AF1FD9"/>
    <w:rsid w:val="00B03BB3"/>
    <w:rsid w:val="00B132DB"/>
    <w:rsid w:val="00B14EDF"/>
    <w:rsid w:val="00B2375B"/>
    <w:rsid w:val="00B279ED"/>
    <w:rsid w:val="00B357F6"/>
    <w:rsid w:val="00B47DEB"/>
    <w:rsid w:val="00B5053E"/>
    <w:rsid w:val="00B56E22"/>
    <w:rsid w:val="00B73918"/>
    <w:rsid w:val="00B76953"/>
    <w:rsid w:val="00B82254"/>
    <w:rsid w:val="00B86554"/>
    <w:rsid w:val="00B90E5C"/>
    <w:rsid w:val="00B91FB8"/>
    <w:rsid w:val="00B964F8"/>
    <w:rsid w:val="00BA505C"/>
    <w:rsid w:val="00BB6834"/>
    <w:rsid w:val="00BB777A"/>
    <w:rsid w:val="00BC3DAE"/>
    <w:rsid w:val="00BC4AA8"/>
    <w:rsid w:val="00BD5D61"/>
    <w:rsid w:val="00BE23F1"/>
    <w:rsid w:val="00BF5B2D"/>
    <w:rsid w:val="00BF6534"/>
    <w:rsid w:val="00C07AB2"/>
    <w:rsid w:val="00C211E4"/>
    <w:rsid w:val="00C21405"/>
    <w:rsid w:val="00C215C3"/>
    <w:rsid w:val="00C33054"/>
    <w:rsid w:val="00C342C7"/>
    <w:rsid w:val="00C347BE"/>
    <w:rsid w:val="00C53EC3"/>
    <w:rsid w:val="00C63E67"/>
    <w:rsid w:val="00C651AA"/>
    <w:rsid w:val="00C7652B"/>
    <w:rsid w:val="00C865EC"/>
    <w:rsid w:val="00CA7949"/>
    <w:rsid w:val="00CB350C"/>
    <w:rsid w:val="00CB385F"/>
    <w:rsid w:val="00CB5767"/>
    <w:rsid w:val="00CC3D46"/>
    <w:rsid w:val="00CE78B4"/>
    <w:rsid w:val="00CF7E29"/>
    <w:rsid w:val="00D01FC6"/>
    <w:rsid w:val="00D04348"/>
    <w:rsid w:val="00D72A4F"/>
    <w:rsid w:val="00D92741"/>
    <w:rsid w:val="00D92C74"/>
    <w:rsid w:val="00D96F74"/>
    <w:rsid w:val="00DA612E"/>
    <w:rsid w:val="00DB4CDC"/>
    <w:rsid w:val="00DC390D"/>
    <w:rsid w:val="00DE1B88"/>
    <w:rsid w:val="00DE77B7"/>
    <w:rsid w:val="00DF45FF"/>
    <w:rsid w:val="00E02DB5"/>
    <w:rsid w:val="00E062D1"/>
    <w:rsid w:val="00E1138E"/>
    <w:rsid w:val="00E12260"/>
    <w:rsid w:val="00E1450C"/>
    <w:rsid w:val="00E17DD9"/>
    <w:rsid w:val="00E27312"/>
    <w:rsid w:val="00E40A13"/>
    <w:rsid w:val="00E430C3"/>
    <w:rsid w:val="00E45386"/>
    <w:rsid w:val="00E54D94"/>
    <w:rsid w:val="00E5658E"/>
    <w:rsid w:val="00E61B30"/>
    <w:rsid w:val="00E64E92"/>
    <w:rsid w:val="00E65CBB"/>
    <w:rsid w:val="00E70B85"/>
    <w:rsid w:val="00E80A43"/>
    <w:rsid w:val="00E909D0"/>
    <w:rsid w:val="00E90C8E"/>
    <w:rsid w:val="00E93AD1"/>
    <w:rsid w:val="00EF4CB6"/>
    <w:rsid w:val="00EF54AD"/>
    <w:rsid w:val="00F04012"/>
    <w:rsid w:val="00F048ED"/>
    <w:rsid w:val="00F10F62"/>
    <w:rsid w:val="00F25FF3"/>
    <w:rsid w:val="00F36276"/>
    <w:rsid w:val="00F65F88"/>
    <w:rsid w:val="00F66C25"/>
    <w:rsid w:val="00F74FA3"/>
    <w:rsid w:val="00F87A3D"/>
    <w:rsid w:val="00F90BFF"/>
    <w:rsid w:val="00F9127C"/>
    <w:rsid w:val="00FD7BFA"/>
    <w:rsid w:val="00FF251D"/>
    <w:rsid w:val="00FF35C0"/>
    <w:rsid w:val="00FF5DE0"/>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iPriority w:val="35"/>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iPriority w:val="35"/>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package" Target="embeddings/Microsoft_Visio_Drawing11111.vsdx"/><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kafka.apach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EEDD\SPEEDD-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7CB2B-6C84-429D-96E1-32A5A96EB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SPEEDD-Deliverable-Template.dotx</Template>
  <TotalTime>2014</TotalTime>
  <Pages>30</Pages>
  <Words>7184</Words>
  <Characters>39086</Characters>
  <Application>Microsoft Office Word</Application>
  <DocSecurity>0</DocSecurity>
  <Lines>797</Lines>
  <Paragraphs>420</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45850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Kofman</dc:creator>
  <cp:lastModifiedBy>Alexander Kofman</cp:lastModifiedBy>
  <cp:revision>261</cp:revision>
  <dcterms:created xsi:type="dcterms:W3CDTF">2014-09-28T14:52:00Z</dcterms:created>
  <dcterms:modified xsi:type="dcterms:W3CDTF">2014-10-08T09:13:00Z</dcterms:modified>
</cp:coreProperties>
</file>