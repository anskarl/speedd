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4C2AAF">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Assaf Schuster</w:t>
      </w:r>
      <w:r w:rsidR="007E2CAA" w:rsidRPr="006346D5">
        <w:rPr>
          <w:noProof/>
          <w:sz w:val="24"/>
          <w:szCs w:val="24"/>
        </w:rPr>
        <w:t xml:space="preserve"> (Technion)</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52055">
              <w:t xml:space="preserve">FeedZai,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CC76DC">
              <w:rPr>
                <w:noProof/>
              </w:rPr>
              <w:t>37</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743528">
            <w:r w:rsidRPr="007A655E">
              <w:t>Alex Kofman (IBM), Fabiana Fournier (IBM), Inna Skarbovsky (IBM), Natan Morar (UoB), Assaf Schuster (Technion), Marius Schmitt (ETH), Anastasios Skarlatidis (NCSR)</w:t>
            </w:r>
          </w:p>
        </w:tc>
      </w:tr>
      <w:tr w:rsidR="00E64E92" w:rsidTr="00E64E92">
        <w:tc>
          <w:tcPr>
            <w:tcW w:w="2898" w:type="dxa"/>
          </w:tcPr>
          <w:p w:rsidR="00E64E92" w:rsidRDefault="00E64E92" w:rsidP="00743528">
            <w:r>
              <w:t>Internal Reviewers</w:t>
            </w:r>
          </w:p>
        </w:tc>
        <w:tc>
          <w:tcPr>
            <w:tcW w:w="6678" w:type="dxa"/>
          </w:tcPr>
          <w:p w:rsidR="00E64E92" w:rsidRDefault="007A3E4E" w:rsidP="00743528">
            <w:r>
              <w:t>All partners</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A1543E" w:rsidP="00743528">
            <w:fldSimple w:instr=" KEYWORDS  \* Lower  \* MERGEFORMAT ">
              <w:r w:rsidR="00CC76DC">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CC76DC"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1059619" w:history="1">
        <w:r w:rsidR="00CC76DC" w:rsidRPr="00ED46DB">
          <w:rPr>
            <w:rStyle w:val="Hyperlink"/>
            <w:noProof/>
          </w:rPr>
          <w:t>1</w:t>
        </w:r>
        <w:r w:rsidR="00CC76DC">
          <w:rPr>
            <w:noProof/>
            <w:lang w:eastAsia="en-US" w:bidi="he-IL"/>
          </w:rPr>
          <w:tab/>
        </w:r>
        <w:r w:rsidR="00CC76DC" w:rsidRPr="00ED46DB">
          <w:rPr>
            <w:rStyle w:val="Hyperlink"/>
            <w:noProof/>
          </w:rPr>
          <w:t>Introduction</w:t>
        </w:r>
        <w:r w:rsidR="00CC76DC">
          <w:rPr>
            <w:noProof/>
            <w:webHidden/>
          </w:rPr>
          <w:tab/>
        </w:r>
        <w:r w:rsidR="00CC76DC">
          <w:rPr>
            <w:noProof/>
            <w:webHidden/>
          </w:rPr>
          <w:fldChar w:fldCharType="begin"/>
        </w:r>
        <w:r w:rsidR="00CC76DC">
          <w:rPr>
            <w:noProof/>
            <w:webHidden/>
          </w:rPr>
          <w:instrText xml:space="preserve"> PAGEREF _Toc401059619 \h </w:instrText>
        </w:r>
        <w:r w:rsidR="00CC76DC">
          <w:rPr>
            <w:noProof/>
            <w:webHidden/>
          </w:rPr>
        </w:r>
        <w:r w:rsidR="00CC76DC">
          <w:rPr>
            <w:noProof/>
            <w:webHidden/>
          </w:rPr>
          <w:fldChar w:fldCharType="separate"/>
        </w:r>
        <w:r w:rsidR="00CC76DC">
          <w:rPr>
            <w:noProof/>
            <w:webHidden/>
          </w:rPr>
          <w:t>7</w:t>
        </w:r>
        <w:r w:rsidR="00CC76DC">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0" w:history="1">
        <w:r w:rsidRPr="00ED46DB">
          <w:rPr>
            <w:rStyle w:val="Hyperlink"/>
            <w:noProof/>
          </w:rPr>
          <w:t>1.1</w:t>
        </w:r>
        <w:r>
          <w:rPr>
            <w:noProof/>
            <w:lang w:eastAsia="en-US" w:bidi="he-IL"/>
          </w:rPr>
          <w:tab/>
        </w:r>
        <w:r w:rsidRPr="00ED46DB">
          <w:rPr>
            <w:rStyle w:val="Hyperlink"/>
            <w:noProof/>
          </w:rPr>
          <w:t>History of the document</w:t>
        </w:r>
        <w:r>
          <w:rPr>
            <w:noProof/>
            <w:webHidden/>
          </w:rPr>
          <w:tab/>
        </w:r>
        <w:r>
          <w:rPr>
            <w:noProof/>
            <w:webHidden/>
          </w:rPr>
          <w:fldChar w:fldCharType="begin"/>
        </w:r>
        <w:r>
          <w:rPr>
            <w:noProof/>
            <w:webHidden/>
          </w:rPr>
          <w:instrText xml:space="preserve"> PAGEREF _Toc401059620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1" w:history="1">
        <w:r w:rsidRPr="00ED46DB">
          <w:rPr>
            <w:rStyle w:val="Hyperlink"/>
            <w:noProof/>
          </w:rPr>
          <w:t>1.2</w:t>
        </w:r>
        <w:r>
          <w:rPr>
            <w:noProof/>
            <w:lang w:eastAsia="en-US" w:bidi="he-IL"/>
          </w:rPr>
          <w:tab/>
        </w:r>
        <w:r w:rsidRPr="00ED46DB">
          <w:rPr>
            <w:rStyle w:val="Hyperlink"/>
            <w:noProof/>
          </w:rPr>
          <w:t>Purpose and Scope of the Document</w:t>
        </w:r>
        <w:r>
          <w:rPr>
            <w:noProof/>
            <w:webHidden/>
          </w:rPr>
          <w:tab/>
        </w:r>
        <w:r>
          <w:rPr>
            <w:noProof/>
            <w:webHidden/>
          </w:rPr>
          <w:fldChar w:fldCharType="begin"/>
        </w:r>
        <w:r>
          <w:rPr>
            <w:noProof/>
            <w:webHidden/>
          </w:rPr>
          <w:instrText xml:space="preserve"> PAGEREF _Toc401059621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2" w:history="1">
        <w:r w:rsidRPr="00ED46DB">
          <w:rPr>
            <w:rStyle w:val="Hyperlink"/>
            <w:noProof/>
          </w:rPr>
          <w:t>1.3</w:t>
        </w:r>
        <w:r>
          <w:rPr>
            <w:noProof/>
            <w:lang w:eastAsia="en-US" w:bidi="he-IL"/>
          </w:rPr>
          <w:tab/>
        </w:r>
        <w:r w:rsidRPr="00ED46DB">
          <w:rPr>
            <w:rStyle w:val="Hyperlink"/>
            <w:noProof/>
          </w:rPr>
          <w:t>Relationship with Other Documents</w:t>
        </w:r>
        <w:r>
          <w:rPr>
            <w:noProof/>
            <w:webHidden/>
          </w:rPr>
          <w:tab/>
        </w:r>
        <w:r>
          <w:rPr>
            <w:noProof/>
            <w:webHidden/>
          </w:rPr>
          <w:fldChar w:fldCharType="begin"/>
        </w:r>
        <w:r>
          <w:rPr>
            <w:noProof/>
            <w:webHidden/>
          </w:rPr>
          <w:instrText xml:space="preserve"> PAGEREF _Toc401059622 \h </w:instrText>
        </w:r>
        <w:r>
          <w:rPr>
            <w:noProof/>
            <w:webHidden/>
          </w:rPr>
        </w:r>
        <w:r>
          <w:rPr>
            <w:noProof/>
            <w:webHidden/>
          </w:rPr>
          <w:fldChar w:fldCharType="separate"/>
        </w:r>
        <w:r>
          <w:rPr>
            <w:noProof/>
            <w:webHidden/>
          </w:rPr>
          <w:t>7</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23" w:history="1">
        <w:r w:rsidRPr="00ED46DB">
          <w:rPr>
            <w:rStyle w:val="Hyperlink"/>
            <w:noProof/>
          </w:rPr>
          <w:t>2</w:t>
        </w:r>
        <w:r>
          <w:rPr>
            <w:noProof/>
            <w:lang w:eastAsia="en-US" w:bidi="he-IL"/>
          </w:rPr>
          <w:tab/>
        </w:r>
        <w:r w:rsidRPr="00ED46DB">
          <w:rPr>
            <w:rStyle w:val="Hyperlink"/>
            <w:noProof/>
          </w:rPr>
          <w:t>Main Sections</w:t>
        </w:r>
        <w:r>
          <w:rPr>
            <w:noProof/>
            <w:webHidden/>
          </w:rPr>
          <w:tab/>
        </w:r>
        <w:r>
          <w:rPr>
            <w:noProof/>
            <w:webHidden/>
          </w:rPr>
          <w:fldChar w:fldCharType="begin"/>
        </w:r>
        <w:r>
          <w:rPr>
            <w:noProof/>
            <w:webHidden/>
          </w:rPr>
          <w:instrText xml:space="preserve"> PAGEREF _Toc401059623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4" w:history="1">
        <w:r w:rsidRPr="00ED46DB">
          <w:rPr>
            <w:rStyle w:val="Hyperlink"/>
            <w:noProof/>
          </w:rPr>
          <w:t>2.1</w:t>
        </w:r>
        <w:r>
          <w:rPr>
            <w:noProof/>
            <w:lang w:eastAsia="en-US" w:bidi="he-IL"/>
          </w:rPr>
          <w:tab/>
        </w:r>
        <w:r w:rsidRPr="00ED46DB">
          <w:rPr>
            <w:rStyle w:val="Hyperlink"/>
            <w:noProof/>
          </w:rPr>
          <w:t>System Requirements</w:t>
        </w:r>
        <w:r>
          <w:rPr>
            <w:noProof/>
            <w:webHidden/>
          </w:rPr>
          <w:tab/>
        </w:r>
        <w:r>
          <w:rPr>
            <w:noProof/>
            <w:webHidden/>
          </w:rPr>
          <w:fldChar w:fldCharType="begin"/>
        </w:r>
        <w:r>
          <w:rPr>
            <w:noProof/>
            <w:webHidden/>
          </w:rPr>
          <w:instrText xml:space="preserve"> PAGEREF _Toc401059624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5" w:history="1">
        <w:r w:rsidRPr="00ED46DB">
          <w:rPr>
            <w:rStyle w:val="Hyperlink"/>
            <w:noProof/>
          </w:rPr>
          <w:t>2.2</w:t>
        </w:r>
        <w:r>
          <w:rPr>
            <w:noProof/>
            <w:lang w:eastAsia="en-US" w:bidi="he-IL"/>
          </w:rPr>
          <w:tab/>
        </w:r>
        <w:r w:rsidRPr="00ED46DB">
          <w:rPr>
            <w:rStyle w:val="Hyperlink"/>
            <w:noProof/>
          </w:rPr>
          <w:t>Approach</w:t>
        </w:r>
        <w:r>
          <w:rPr>
            <w:noProof/>
            <w:webHidden/>
          </w:rPr>
          <w:tab/>
        </w:r>
        <w:r>
          <w:rPr>
            <w:noProof/>
            <w:webHidden/>
          </w:rPr>
          <w:fldChar w:fldCharType="begin"/>
        </w:r>
        <w:r>
          <w:rPr>
            <w:noProof/>
            <w:webHidden/>
          </w:rPr>
          <w:instrText xml:space="preserve"> PAGEREF _Toc401059625 \h </w:instrText>
        </w:r>
        <w:r>
          <w:rPr>
            <w:noProof/>
            <w:webHidden/>
          </w:rPr>
        </w:r>
        <w:r>
          <w:rPr>
            <w:noProof/>
            <w:webHidden/>
          </w:rPr>
          <w:fldChar w:fldCharType="separate"/>
        </w:r>
        <w:r>
          <w:rPr>
            <w:noProof/>
            <w:webHidden/>
          </w:rPr>
          <w:t>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6" w:history="1">
        <w:r w:rsidRPr="00ED46DB">
          <w:rPr>
            <w:rStyle w:val="Hyperlink"/>
            <w:noProof/>
          </w:rPr>
          <w:t>2.3</w:t>
        </w:r>
        <w:r>
          <w:rPr>
            <w:noProof/>
            <w:lang w:eastAsia="en-US" w:bidi="he-IL"/>
          </w:rPr>
          <w:tab/>
        </w:r>
        <w:r w:rsidRPr="00ED46DB">
          <w:rPr>
            <w:rStyle w:val="Hyperlink"/>
            <w:noProof/>
          </w:rPr>
          <w:t>Conceptual Architecture</w:t>
        </w:r>
        <w:r>
          <w:rPr>
            <w:noProof/>
            <w:webHidden/>
          </w:rPr>
          <w:tab/>
        </w:r>
        <w:r>
          <w:rPr>
            <w:noProof/>
            <w:webHidden/>
          </w:rPr>
          <w:fldChar w:fldCharType="begin"/>
        </w:r>
        <w:r>
          <w:rPr>
            <w:noProof/>
            <w:webHidden/>
          </w:rPr>
          <w:instrText xml:space="preserve"> PAGEREF _Toc401059626 \h </w:instrText>
        </w:r>
        <w:r>
          <w:rPr>
            <w:noProof/>
            <w:webHidden/>
          </w:rPr>
        </w:r>
        <w:r>
          <w:rPr>
            <w:noProof/>
            <w:webHidden/>
          </w:rPr>
          <w:fldChar w:fldCharType="separate"/>
        </w:r>
        <w:r>
          <w:rPr>
            <w:noProof/>
            <w:webHidden/>
          </w:rPr>
          <w:t>9</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27" w:history="1">
        <w:r w:rsidRPr="00ED46DB">
          <w:rPr>
            <w:rStyle w:val="Hyperlink"/>
            <w:noProof/>
          </w:rPr>
          <w:t>2.4</w:t>
        </w:r>
        <w:r>
          <w:rPr>
            <w:noProof/>
            <w:lang w:eastAsia="en-US" w:bidi="he-IL"/>
          </w:rPr>
          <w:tab/>
        </w:r>
        <w:r w:rsidRPr="00ED46DB">
          <w:rPr>
            <w:rStyle w:val="Hyperlink"/>
            <w:noProof/>
          </w:rPr>
          <w:t>SPEEDD Runtime Architecture</w:t>
        </w:r>
        <w:r>
          <w:rPr>
            <w:noProof/>
            <w:webHidden/>
          </w:rPr>
          <w:tab/>
        </w:r>
        <w:r>
          <w:rPr>
            <w:noProof/>
            <w:webHidden/>
          </w:rPr>
          <w:fldChar w:fldCharType="begin"/>
        </w:r>
        <w:r>
          <w:rPr>
            <w:noProof/>
            <w:webHidden/>
          </w:rPr>
          <w:instrText xml:space="preserve"> PAGEREF _Toc401059627 \h </w:instrText>
        </w:r>
        <w:r>
          <w:rPr>
            <w:noProof/>
            <w:webHidden/>
          </w:rPr>
        </w:r>
        <w:r>
          <w:rPr>
            <w:noProof/>
            <w:webHidden/>
          </w:rPr>
          <w:fldChar w:fldCharType="separate"/>
        </w:r>
        <w:r>
          <w:rPr>
            <w:noProof/>
            <w:webHidden/>
          </w:rPr>
          <w:t>11</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28" w:history="1">
        <w:r w:rsidRPr="00ED46DB">
          <w:rPr>
            <w:rStyle w:val="Hyperlink"/>
            <w:noProof/>
          </w:rPr>
          <w:t>2.4.1</w:t>
        </w:r>
        <w:r>
          <w:rPr>
            <w:noProof/>
            <w:lang w:eastAsia="en-US" w:bidi="he-IL"/>
          </w:rPr>
          <w:tab/>
        </w:r>
        <w:r w:rsidRPr="00ED46DB">
          <w:rPr>
            <w:rStyle w:val="Hyperlink"/>
            <w:noProof/>
          </w:rPr>
          <w:t>Event Bus</w:t>
        </w:r>
        <w:r>
          <w:rPr>
            <w:noProof/>
            <w:webHidden/>
          </w:rPr>
          <w:tab/>
        </w:r>
        <w:r>
          <w:rPr>
            <w:noProof/>
            <w:webHidden/>
          </w:rPr>
          <w:fldChar w:fldCharType="begin"/>
        </w:r>
        <w:r>
          <w:rPr>
            <w:noProof/>
            <w:webHidden/>
          </w:rPr>
          <w:instrText xml:space="preserve"> PAGEREF _Toc401059628 \h </w:instrText>
        </w:r>
        <w:r>
          <w:rPr>
            <w:noProof/>
            <w:webHidden/>
          </w:rPr>
        </w:r>
        <w:r>
          <w:rPr>
            <w:noProof/>
            <w:webHidden/>
          </w:rPr>
          <w:fldChar w:fldCharType="separate"/>
        </w:r>
        <w:r>
          <w:rPr>
            <w:noProof/>
            <w:webHidden/>
          </w:rPr>
          <w:t>13</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29" w:history="1">
        <w:r w:rsidRPr="00ED46DB">
          <w:rPr>
            <w:rStyle w:val="Hyperlink"/>
            <w:noProof/>
          </w:rPr>
          <w:t>2.4.2</w:t>
        </w:r>
        <w:r>
          <w:rPr>
            <w:noProof/>
            <w:lang w:eastAsia="en-US" w:bidi="he-IL"/>
          </w:rPr>
          <w:tab/>
        </w:r>
        <w:r w:rsidRPr="00ED46DB">
          <w:rPr>
            <w:rStyle w:val="Hyperlink"/>
            <w:noProof/>
          </w:rPr>
          <w:t>Event/Data Providers</w:t>
        </w:r>
        <w:r>
          <w:rPr>
            <w:noProof/>
            <w:webHidden/>
          </w:rPr>
          <w:tab/>
        </w:r>
        <w:r>
          <w:rPr>
            <w:noProof/>
            <w:webHidden/>
          </w:rPr>
          <w:fldChar w:fldCharType="begin"/>
        </w:r>
        <w:r>
          <w:rPr>
            <w:noProof/>
            <w:webHidden/>
          </w:rPr>
          <w:instrText xml:space="preserve"> PAGEREF _Toc401059629 \h </w:instrText>
        </w:r>
        <w:r>
          <w:rPr>
            <w:noProof/>
            <w:webHidden/>
          </w:rPr>
        </w:r>
        <w:r>
          <w:rPr>
            <w:noProof/>
            <w:webHidden/>
          </w:rPr>
          <w:fldChar w:fldCharType="separate"/>
        </w:r>
        <w:r>
          <w:rPr>
            <w:noProof/>
            <w:webHidden/>
          </w:rPr>
          <w:t>15</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0" w:history="1">
        <w:r w:rsidRPr="00ED46DB">
          <w:rPr>
            <w:rStyle w:val="Hyperlink"/>
            <w:noProof/>
          </w:rPr>
          <w:t>2.4.3</w:t>
        </w:r>
        <w:r>
          <w:rPr>
            <w:noProof/>
            <w:lang w:eastAsia="en-US" w:bidi="he-IL"/>
          </w:rPr>
          <w:tab/>
        </w:r>
        <w:r w:rsidRPr="00ED46DB">
          <w:rPr>
            <w:rStyle w:val="Hyperlink"/>
            <w:noProof/>
          </w:rPr>
          <w:t>Action Consumption – Actuators/Connectors</w:t>
        </w:r>
        <w:r>
          <w:rPr>
            <w:noProof/>
            <w:webHidden/>
          </w:rPr>
          <w:tab/>
        </w:r>
        <w:r>
          <w:rPr>
            <w:noProof/>
            <w:webHidden/>
          </w:rPr>
          <w:fldChar w:fldCharType="begin"/>
        </w:r>
        <w:r>
          <w:rPr>
            <w:noProof/>
            <w:webHidden/>
          </w:rPr>
          <w:instrText xml:space="preserve"> PAGEREF _Toc401059630 \h </w:instrText>
        </w:r>
        <w:r>
          <w:rPr>
            <w:noProof/>
            <w:webHidden/>
          </w:rPr>
        </w:r>
        <w:r>
          <w:rPr>
            <w:noProof/>
            <w:webHidden/>
          </w:rPr>
          <w:fldChar w:fldCharType="separate"/>
        </w:r>
        <w:r>
          <w:rPr>
            <w:noProof/>
            <w:webHidden/>
          </w:rPr>
          <w:t>16</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1" w:history="1">
        <w:r w:rsidRPr="00ED46DB">
          <w:rPr>
            <w:rStyle w:val="Hyperlink"/>
            <w:noProof/>
          </w:rPr>
          <w:t>2.4.4</w:t>
        </w:r>
        <w:r>
          <w:rPr>
            <w:noProof/>
            <w:lang w:eastAsia="en-US" w:bidi="he-IL"/>
          </w:rPr>
          <w:tab/>
        </w:r>
        <w:r w:rsidRPr="00ED46DB">
          <w:rPr>
            <w:rStyle w:val="Hyperlink"/>
            <w:noProof/>
          </w:rPr>
          <w:t>Complex Event Processor</w:t>
        </w:r>
        <w:r>
          <w:rPr>
            <w:noProof/>
            <w:webHidden/>
          </w:rPr>
          <w:tab/>
        </w:r>
        <w:r>
          <w:rPr>
            <w:noProof/>
            <w:webHidden/>
          </w:rPr>
          <w:fldChar w:fldCharType="begin"/>
        </w:r>
        <w:r>
          <w:rPr>
            <w:noProof/>
            <w:webHidden/>
          </w:rPr>
          <w:instrText xml:space="preserve"> PAGEREF _Toc401059631 \h </w:instrText>
        </w:r>
        <w:r>
          <w:rPr>
            <w:noProof/>
            <w:webHidden/>
          </w:rPr>
        </w:r>
        <w:r>
          <w:rPr>
            <w:noProof/>
            <w:webHidden/>
          </w:rPr>
          <w:fldChar w:fldCharType="separate"/>
        </w:r>
        <w:r>
          <w:rPr>
            <w:noProof/>
            <w:webHidden/>
          </w:rPr>
          <w:t>17</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2" w:history="1">
        <w:r w:rsidRPr="00ED46DB">
          <w:rPr>
            <w:rStyle w:val="Hyperlink"/>
            <w:noProof/>
          </w:rPr>
          <w:t>2.4.5</w:t>
        </w:r>
        <w:r>
          <w:rPr>
            <w:noProof/>
            <w:lang w:eastAsia="en-US" w:bidi="he-IL"/>
          </w:rPr>
          <w:tab/>
        </w:r>
        <w:r w:rsidRPr="00ED46DB">
          <w:rPr>
            <w:rStyle w:val="Hyperlink"/>
            <w:noProof/>
          </w:rPr>
          <w:t>Decision Making</w:t>
        </w:r>
        <w:r>
          <w:rPr>
            <w:noProof/>
            <w:webHidden/>
          </w:rPr>
          <w:tab/>
        </w:r>
        <w:r>
          <w:rPr>
            <w:noProof/>
            <w:webHidden/>
          </w:rPr>
          <w:fldChar w:fldCharType="begin"/>
        </w:r>
        <w:r>
          <w:rPr>
            <w:noProof/>
            <w:webHidden/>
          </w:rPr>
          <w:instrText xml:space="preserve"> PAGEREF _Toc401059632 \h </w:instrText>
        </w:r>
        <w:r>
          <w:rPr>
            <w:noProof/>
            <w:webHidden/>
          </w:rPr>
        </w:r>
        <w:r>
          <w:rPr>
            <w:noProof/>
            <w:webHidden/>
          </w:rPr>
          <w:fldChar w:fldCharType="separate"/>
        </w:r>
        <w:r>
          <w:rPr>
            <w:noProof/>
            <w:webHidden/>
          </w:rPr>
          <w:t>22</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3" w:history="1">
        <w:r w:rsidRPr="00ED46DB">
          <w:rPr>
            <w:rStyle w:val="Hyperlink"/>
            <w:noProof/>
          </w:rPr>
          <w:t>2.4.6</w:t>
        </w:r>
        <w:r>
          <w:rPr>
            <w:noProof/>
            <w:lang w:eastAsia="en-US" w:bidi="he-IL"/>
          </w:rPr>
          <w:tab/>
        </w:r>
        <w:r w:rsidRPr="00ED46DB">
          <w:rPr>
            <w:rStyle w:val="Hyperlink"/>
            <w:noProof/>
          </w:rPr>
          <w:t>Dashboard application</w:t>
        </w:r>
        <w:r>
          <w:rPr>
            <w:noProof/>
            <w:webHidden/>
          </w:rPr>
          <w:tab/>
        </w:r>
        <w:r>
          <w:rPr>
            <w:noProof/>
            <w:webHidden/>
          </w:rPr>
          <w:fldChar w:fldCharType="begin"/>
        </w:r>
        <w:r>
          <w:rPr>
            <w:noProof/>
            <w:webHidden/>
          </w:rPr>
          <w:instrText xml:space="preserve"> PAGEREF _Toc401059633 \h </w:instrText>
        </w:r>
        <w:r>
          <w:rPr>
            <w:noProof/>
            <w:webHidden/>
          </w:rPr>
        </w:r>
        <w:r>
          <w:rPr>
            <w:noProof/>
            <w:webHidden/>
          </w:rPr>
          <w:fldChar w:fldCharType="separate"/>
        </w:r>
        <w:r>
          <w:rPr>
            <w:noProof/>
            <w:webHidden/>
          </w:rPr>
          <w:t>24</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4" w:history="1">
        <w:r w:rsidRPr="00ED46DB">
          <w:rPr>
            <w:rStyle w:val="Hyperlink"/>
            <w:noProof/>
          </w:rPr>
          <w:t>2.4.7</w:t>
        </w:r>
        <w:r>
          <w:rPr>
            <w:noProof/>
            <w:lang w:eastAsia="en-US" w:bidi="he-IL"/>
          </w:rPr>
          <w:tab/>
        </w:r>
        <w:r w:rsidRPr="00ED46DB">
          <w:rPr>
            <w:rStyle w:val="Hyperlink"/>
            <w:noProof/>
          </w:rPr>
          <w:t>Scalable aggregation mechanisms</w:t>
        </w:r>
        <w:r>
          <w:rPr>
            <w:noProof/>
            <w:webHidden/>
          </w:rPr>
          <w:tab/>
        </w:r>
        <w:r>
          <w:rPr>
            <w:noProof/>
            <w:webHidden/>
          </w:rPr>
          <w:fldChar w:fldCharType="begin"/>
        </w:r>
        <w:r>
          <w:rPr>
            <w:noProof/>
            <w:webHidden/>
          </w:rPr>
          <w:instrText xml:space="preserve"> PAGEREF _Toc401059634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5" w:history="1">
        <w:r w:rsidRPr="00ED46DB">
          <w:rPr>
            <w:rStyle w:val="Hyperlink"/>
            <w:noProof/>
          </w:rPr>
          <w:t>2.5</w:t>
        </w:r>
        <w:r>
          <w:rPr>
            <w:noProof/>
            <w:lang w:eastAsia="en-US" w:bidi="he-IL"/>
          </w:rPr>
          <w:tab/>
        </w:r>
        <w:r w:rsidRPr="00ED46DB">
          <w:rPr>
            <w:rStyle w:val="Hyperlink"/>
            <w:noProof/>
          </w:rPr>
          <w:t>Design-Time Architecture</w:t>
        </w:r>
        <w:r>
          <w:rPr>
            <w:noProof/>
            <w:webHidden/>
          </w:rPr>
          <w:tab/>
        </w:r>
        <w:r>
          <w:rPr>
            <w:noProof/>
            <w:webHidden/>
          </w:rPr>
          <w:fldChar w:fldCharType="begin"/>
        </w:r>
        <w:r>
          <w:rPr>
            <w:noProof/>
            <w:webHidden/>
          </w:rPr>
          <w:instrText xml:space="preserve"> PAGEREF _Toc401059635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6" w:history="1">
        <w:r w:rsidRPr="00ED46DB">
          <w:rPr>
            <w:rStyle w:val="Hyperlink"/>
            <w:noProof/>
          </w:rPr>
          <w:t>2.5.1</w:t>
        </w:r>
        <w:r>
          <w:rPr>
            <w:noProof/>
            <w:lang w:eastAsia="en-US" w:bidi="he-IL"/>
          </w:rPr>
          <w:tab/>
        </w:r>
        <w:r w:rsidRPr="00ED46DB">
          <w:rPr>
            <w:rStyle w:val="Hyperlink"/>
            <w:noProof/>
          </w:rPr>
          <w:t>Event Pattern Mining</w:t>
        </w:r>
        <w:r>
          <w:rPr>
            <w:noProof/>
            <w:webHidden/>
          </w:rPr>
          <w:tab/>
        </w:r>
        <w:r>
          <w:rPr>
            <w:noProof/>
            <w:webHidden/>
          </w:rPr>
          <w:fldChar w:fldCharType="begin"/>
        </w:r>
        <w:r>
          <w:rPr>
            <w:noProof/>
            <w:webHidden/>
          </w:rPr>
          <w:instrText xml:space="preserve"> PAGEREF _Toc401059636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37" w:history="1">
        <w:r w:rsidRPr="00ED46DB">
          <w:rPr>
            <w:rStyle w:val="Hyperlink"/>
            <w:noProof/>
          </w:rPr>
          <w:t>2.5.2</w:t>
        </w:r>
        <w:r>
          <w:rPr>
            <w:noProof/>
            <w:lang w:eastAsia="en-US" w:bidi="he-IL"/>
          </w:rPr>
          <w:tab/>
        </w:r>
        <w:r w:rsidRPr="00ED46DB">
          <w:rPr>
            <w:rStyle w:val="Hyperlink"/>
            <w:noProof/>
          </w:rPr>
          <w:t>Authoring of CEP Rules</w:t>
        </w:r>
        <w:r>
          <w:rPr>
            <w:noProof/>
            <w:webHidden/>
          </w:rPr>
          <w:tab/>
        </w:r>
        <w:r>
          <w:rPr>
            <w:noProof/>
            <w:webHidden/>
          </w:rPr>
          <w:fldChar w:fldCharType="begin"/>
        </w:r>
        <w:r>
          <w:rPr>
            <w:noProof/>
            <w:webHidden/>
          </w:rPr>
          <w:instrText xml:space="preserve"> PAGEREF _Toc401059637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8" w:history="1">
        <w:r w:rsidRPr="00ED46DB">
          <w:rPr>
            <w:rStyle w:val="Hyperlink"/>
            <w:noProof/>
          </w:rPr>
          <w:t>2.6</w:t>
        </w:r>
        <w:r>
          <w:rPr>
            <w:noProof/>
            <w:lang w:eastAsia="en-US" w:bidi="he-IL"/>
          </w:rPr>
          <w:tab/>
        </w:r>
        <w:r w:rsidRPr="00ED46DB">
          <w:rPr>
            <w:rStyle w:val="Hyperlink"/>
            <w:noProof/>
          </w:rPr>
          <w:t>Integration – APIs and Data Formats</w:t>
        </w:r>
        <w:r>
          <w:rPr>
            <w:noProof/>
            <w:webHidden/>
          </w:rPr>
          <w:tab/>
        </w:r>
        <w:r>
          <w:rPr>
            <w:noProof/>
            <w:webHidden/>
          </w:rPr>
          <w:fldChar w:fldCharType="begin"/>
        </w:r>
        <w:r>
          <w:rPr>
            <w:noProof/>
            <w:webHidden/>
          </w:rPr>
          <w:instrText xml:space="preserve"> PAGEREF _Toc401059638 \h </w:instrText>
        </w:r>
        <w:r>
          <w:rPr>
            <w:noProof/>
            <w:webHidden/>
          </w:rPr>
        </w:r>
        <w:r>
          <w:rPr>
            <w:noProof/>
            <w:webHidden/>
          </w:rPr>
          <w:fldChar w:fldCharType="separate"/>
        </w:r>
        <w:r>
          <w:rPr>
            <w:noProof/>
            <w:webHidden/>
          </w:rPr>
          <w:t>28</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39" w:history="1">
        <w:r w:rsidRPr="00ED46DB">
          <w:rPr>
            <w:rStyle w:val="Hyperlink"/>
            <w:noProof/>
          </w:rPr>
          <w:t>2.7</w:t>
        </w:r>
        <w:r>
          <w:rPr>
            <w:noProof/>
            <w:lang w:eastAsia="en-US" w:bidi="he-IL"/>
          </w:rPr>
          <w:tab/>
        </w:r>
        <w:r w:rsidRPr="00ED46DB">
          <w:rPr>
            <w:rStyle w:val="Hyperlink"/>
            <w:noProof/>
          </w:rPr>
          <w:t>Deployment Architecture</w:t>
        </w:r>
        <w:r>
          <w:rPr>
            <w:noProof/>
            <w:webHidden/>
          </w:rPr>
          <w:tab/>
        </w:r>
        <w:r>
          <w:rPr>
            <w:noProof/>
            <w:webHidden/>
          </w:rPr>
          <w:fldChar w:fldCharType="begin"/>
        </w:r>
        <w:r>
          <w:rPr>
            <w:noProof/>
            <w:webHidden/>
          </w:rPr>
          <w:instrText xml:space="preserve"> PAGEREF _Toc401059639 \h </w:instrText>
        </w:r>
        <w:r>
          <w:rPr>
            <w:noProof/>
            <w:webHidden/>
          </w:rPr>
        </w:r>
        <w:r>
          <w:rPr>
            <w:noProof/>
            <w:webHidden/>
          </w:rPr>
          <w:fldChar w:fldCharType="separate"/>
        </w:r>
        <w:r>
          <w:rPr>
            <w:noProof/>
            <w:webHidden/>
          </w:rPr>
          <w:t>29</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0" w:history="1">
        <w:r w:rsidRPr="00ED46DB">
          <w:rPr>
            <w:rStyle w:val="Hyperlink"/>
            <w:noProof/>
          </w:rPr>
          <w:t>2.8</w:t>
        </w:r>
        <w:r>
          <w:rPr>
            <w:noProof/>
            <w:lang w:eastAsia="en-US" w:bidi="he-IL"/>
          </w:rPr>
          <w:tab/>
        </w:r>
        <w:r w:rsidRPr="00ED46DB">
          <w:rPr>
            <w:rStyle w:val="Hyperlink"/>
            <w:noProof/>
          </w:rPr>
          <w:t>Non-Functional Aspects</w:t>
        </w:r>
        <w:r>
          <w:rPr>
            <w:noProof/>
            <w:webHidden/>
          </w:rPr>
          <w:tab/>
        </w:r>
        <w:r>
          <w:rPr>
            <w:noProof/>
            <w:webHidden/>
          </w:rPr>
          <w:fldChar w:fldCharType="begin"/>
        </w:r>
        <w:r>
          <w:rPr>
            <w:noProof/>
            <w:webHidden/>
          </w:rPr>
          <w:instrText xml:space="preserve"> PAGEREF _Toc401059640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1" w:history="1">
        <w:r w:rsidRPr="00ED46DB">
          <w:rPr>
            <w:rStyle w:val="Hyperlink"/>
            <w:noProof/>
          </w:rPr>
          <w:t>2.8.1</w:t>
        </w:r>
        <w:r>
          <w:rPr>
            <w:noProof/>
            <w:lang w:eastAsia="en-US" w:bidi="he-IL"/>
          </w:rPr>
          <w:tab/>
        </w:r>
        <w:r w:rsidRPr="00ED46DB">
          <w:rPr>
            <w:rStyle w:val="Hyperlink"/>
            <w:noProof/>
          </w:rPr>
          <w:t>Scalability</w:t>
        </w:r>
        <w:r>
          <w:rPr>
            <w:noProof/>
            <w:webHidden/>
          </w:rPr>
          <w:tab/>
        </w:r>
        <w:r>
          <w:rPr>
            <w:noProof/>
            <w:webHidden/>
          </w:rPr>
          <w:fldChar w:fldCharType="begin"/>
        </w:r>
        <w:r>
          <w:rPr>
            <w:noProof/>
            <w:webHidden/>
          </w:rPr>
          <w:instrText xml:space="preserve"> PAGEREF _Toc401059641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2" w:history="1">
        <w:r w:rsidRPr="00ED46DB">
          <w:rPr>
            <w:rStyle w:val="Hyperlink"/>
            <w:noProof/>
          </w:rPr>
          <w:t>2.8.2</w:t>
        </w:r>
        <w:r>
          <w:rPr>
            <w:noProof/>
            <w:lang w:eastAsia="en-US" w:bidi="he-IL"/>
          </w:rPr>
          <w:tab/>
        </w:r>
        <w:r w:rsidRPr="00ED46DB">
          <w:rPr>
            <w:rStyle w:val="Hyperlink"/>
            <w:noProof/>
          </w:rPr>
          <w:t>Fault Tolerance</w:t>
        </w:r>
        <w:r>
          <w:rPr>
            <w:noProof/>
            <w:webHidden/>
          </w:rPr>
          <w:tab/>
        </w:r>
        <w:r>
          <w:rPr>
            <w:noProof/>
            <w:webHidden/>
          </w:rPr>
          <w:fldChar w:fldCharType="begin"/>
        </w:r>
        <w:r>
          <w:rPr>
            <w:noProof/>
            <w:webHidden/>
          </w:rPr>
          <w:instrText xml:space="preserve"> PAGEREF _Toc401059642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43" w:history="1">
        <w:r w:rsidRPr="00ED46DB">
          <w:rPr>
            <w:rStyle w:val="Hyperlink"/>
            <w:noProof/>
          </w:rPr>
          <w:t>2.8.3</w:t>
        </w:r>
        <w:r>
          <w:rPr>
            <w:noProof/>
            <w:lang w:eastAsia="en-US" w:bidi="he-IL"/>
          </w:rPr>
          <w:tab/>
        </w:r>
        <w:r w:rsidRPr="00ED46DB">
          <w:rPr>
            <w:rStyle w:val="Hyperlink"/>
            <w:noProof/>
          </w:rPr>
          <w:t>Testability</w:t>
        </w:r>
        <w:r>
          <w:rPr>
            <w:noProof/>
            <w:webHidden/>
          </w:rPr>
          <w:tab/>
        </w:r>
        <w:r>
          <w:rPr>
            <w:noProof/>
            <w:webHidden/>
          </w:rPr>
          <w:fldChar w:fldCharType="begin"/>
        </w:r>
        <w:r>
          <w:rPr>
            <w:noProof/>
            <w:webHidden/>
          </w:rPr>
          <w:instrText xml:space="preserve"> PAGEREF _Toc401059643 \h </w:instrText>
        </w:r>
        <w:r>
          <w:rPr>
            <w:noProof/>
            <w:webHidden/>
          </w:rPr>
        </w:r>
        <w:r>
          <w:rPr>
            <w:noProof/>
            <w:webHidden/>
          </w:rPr>
          <w:fldChar w:fldCharType="separate"/>
        </w:r>
        <w:r>
          <w:rPr>
            <w:noProof/>
            <w:webHidden/>
          </w:rPr>
          <w:t>30</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4" w:history="1">
        <w:r w:rsidRPr="00ED46DB">
          <w:rPr>
            <w:rStyle w:val="Hyperlink"/>
            <w:noProof/>
          </w:rPr>
          <w:t>3</w:t>
        </w:r>
        <w:r>
          <w:rPr>
            <w:noProof/>
            <w:lang w:eastAsia="en-US" w:bidi="he-IL"/>
          </w:rPr>
          <w:tab/>
        </w:r>
        <w:r w:rsidRPr="00ED46DB">
          <w:rPr>
            <w:rStyle w:val="Hyperlink"/>
            <w:noProof/>
          </w:rPr>
          <w:t>Test Plan</w:t>
        </w:r>
        <w:r>
          <w:rPr>
            <w:noProof/>
            <w:webHidden/>
          </w:rPr>
          <w:tab/>
        </w:r>
        <w:r>
          <w:rPr>
            <w:noProof/>
            <w:webHidden/>
          </w:rPr>
          <w:fldChar w:fldCharType="begin"/>
        </w:r>
        <w:r>
          <w:rPr>
            <w:noProof/>
            <w:webHidden/>
          </w:rPr>
          <w:instrText xml:space="preserve"> PAGEREF _Toc401059644 \h </w:instrText>
        </w:r>
        <w:r>
          <w:rPr>
            <w:noProof/>
            <w:webHidden/>
          </w:rPr>
        </w:r>
        <w:r>
          <w:rPr>
            <w:noProof/>
            <w:webHidden/>
          </w:rPr>
          <w:fldChar w:fldCharType="separate"/>
        </w:r>
        <w:r>
          <w:rPr>
            <w:noProof/>
            <w:webHidden/>
          </w:rPr>
          <w:t>31</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5" w:history="1">
        <w:r w:rsidRPr="00ED46DB">
          <w:rPr>
            <w:rStyle w:val="Hyperlink"/>
            <w:noProof/>
          </w:rPr>
          <w:t>4</w:t>
        </w:r>
        <w:r>
          <w:rPr>
            <w:noProof/>
            <w:lang w:eastAsia="en-US" w:bidi="he-IL"/>
          </w:rPr>
          <w:tab/>
        </w:r>
        <w:r w:rsidRPr="00ED46DB">
          <w:rPr>
            <w:rStyle w:val="Hyperlink"/>
            <w:noProof/>
          </w:rPr>
          <w:t>Conclusions</w:t>
        </w:r>
        <w:r>
          <w:rPr>
            <w:noProof/>
            <w:webHidden/>
          </w:rPr>
          <w:tab/>
        </w:r>
        <w:r>
          <w:rPr>
            <w:noProof/>
            <w:webHidden/>
          </w:rPr>
          <w:fldChar w:fldCharType="begin"/>
        </w:r>
        <w:r>
          <w:rPr>
            <w:noProof/>
            <w:webHidden/>
          </w:rPr>
          <w:instrText xml:space="preserve"> PAGEREF _Toc401059645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46" w:history="1">
        <w:r w:rsidRPr="00ED46DB">
          <w:rPr>
            <w:rStyle w:val="Hyperlink"/>
            <w:noProof/>
          </w:rPr>
          <w:t>5</w:t>
        </w:r>
        <w:r>
          <w:rPr>
            <w:noProof/>
            <w:lang w:eastAsia="en-US" w:bidi="he-IL"/>
          </w:rPr>
          <w:tab/>
        </w:r>
        <w:r w:rsidRPr="00ED46DB">
          <w:rPr>
            <w:rStyle w:val="Hyperlink"/>
            <w:noProof/>
          </w:rPr>
          <w:t>Appendix – Technology Evaluation</w:t>
        </w:r>
        <w:r>
          <w:rPr>
            <w:noProof/>
            <w:webHidden/>
          </w:rPr>
          <w:tab/>
        </w:r>
        <w:r>
          <w:rPr>
            <w:noProof/>
            <w:webHidden/>
          </w:rPr>
          <w:fldChar w:fldCharType="begin"/>
        </w:r>
        <w:r>
          <w:rPr>
            <w:noProof/>
            <w:webHidden/>
          </w:rPr>
          <w:instrText xml:space="preserve"> PAGEREF _Toc401059646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7" w:history="1">
        <w:r w:rsidRPr="00ED46DB">
          <w:rPr>
            <w:rStyle w:val="Hyperlink"/>
            <w:noProof/>
          </w:rPr>
          <w:t>5.1</w:t>
        </w:r>
        <w:r>
          <w:rPr>
            <w:noProof/>
            <w:lang w:eastAsia="en-US" w:bidi="he-IL"/>
          </w:rPr>
          <w:tab/>
        </w:r>
        <w:r w:rsidRPr="00ED46DB">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_Toc401059647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8" w:history="1">
        <w:r w:rsidRPr="00ED46DB">
          <w:rPr>
            <w:rStyle w:val="Hyperlink"/>
            <w:noProof/>
          </w:rPr>
          <w:t>5.2</w:t>
        </w:r>
        <w:r>
          <w:rPr>
            <w:noProof/>
            <w:lang w:eastAsia="en-US" w:bidi="he-IL"/>
          </w:rPr>
          <w:tab/>
        </w:r>
        <w:r w:rsidRPr="00ED46DB">
          <w:rPr>
            <w:rStyle w:val="Hyperlink"/>
            <w:noProof/>
          </w:rPr>
          <w:t>Storm</w:t>
        </w:r>
        <w:r>
          <w:rPr>
            <w:noProof/>
            <w:webHidden/>
          </w:rPr>
          <w:tab/>
        </w:r>
        <w:r>
          <w:rPr>
            <w:noProof/>
            <w:webHidden/>
          </w:rPr>
          <w:fldChar w:fldCharType="begin"/>
        </w:r>
        <w:r>
          <w:rPr>
            <w:noProof/>
            <w:webHidden/>
          </w:rPr>
          <w:instrText xml:space="preserve"> PAGEREF _Toc401059648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49" w:history="1">
        <w:r w:rsidRPr="00ED46DB">
          <w:rPr>
            <w:rStyle w:val="Hyperlink"/>
            <w:noProof/>
          </w:rPr>
          <w:t>5.3</w:t>
        </w:r>
        <w:r>
          <w:rPr>
            <w:noProof/>
            <w:lang w:eastAsia="en-US" w:bidi="he-IL"/>
          </w:rPr>
          <w:tab/>
        </w:r>
        <w:r w:rsidRPr="00ED46DB">
          <w:rPr>
            <w:rStyle w:val="Hyperlink"/>
            <w:noProof/>
          </w:rPr>
          <w:t>Akka</w:t>
        </w:r>
        <w:r>
          <w:rPr>
            <w:noProof/>
            <w:webHidden/>
          </w:rPr>
          <w:tab/>
        </w:r>
        <w:r>
          <w:rPr>
            <w:noProof/>
            <w:webHidden/>
          </w:rPr>
          <w:fldChar w:fldCharType="begin"/>
        </w:r>
        <w:r>
          <w:rPr>
            <w:noProof/>
            <w:webHidden/>
          </w:rPr>
          <w:instrText xml:space="preserve"> PAGEREF _Toc401059649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0" w:history="1">
        <w:r w:rsidRPr="00ED46DB">
          <w:rPr>
            <w:rStyle w:val="Hyperlink"/>
            <w:noProof/>
          </w:rPr>
          <w:t>5.4</w:t>
        </w:r>
        <w:r>
          <w:rPr>
            <w:noProof/>
            <w:lang w:eastAsia="en-US" w:bidi="he-IL"/>
          </w:rPr>
          <w:tab/>
        </w:r>
        <w:r w:rsidRPr="00ED46DB">
          <w:rPr>
            <w:rStyle w:val="Hyperlink"/>
            <w:noProof/>
          </w:rPr>
          <w:t>Spark Streaming</w:t>
        </w:r>
        <w:r>
          <w:rPr>
            <w:noProof/>
            <w:webHidden/>
          </w:rPr>
          <w:tab/>
        </w:r>
        <w:r>
          <w:rPr>
            <w:noProof/>
            <w:webHidden/>
          </w:rPr>
          <w:fldChar w:fldCharType="begin"/>
        </w:r>
        <w:r>
          <w:rPr>
            <w:noProof/>
            <w:webHidden/>
          </w:rPr>
          <w:instrText xml:space="preserve"> PAGEREF _Toc401059650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1" w:history="1">
        <w:r w:rsidRPr="00ED46DB">
          <w:rPr>
            <w:rStyle w:val="Hyperlink"/>
            <w:noProof/>
          </w:rPr>
          <w:t>5.5</w:t>
        </w:r>
        <w:r>
          <w:rPr>
            <w:noProof/>
            <w:lang w:eastAsia="en-US" w:bidi="he-IL"/>
          </w:rPr>
          <w:tab/>
        </w:r>
        <w:r w:rsidRPr="00ED46DB">
          <w:rPr>
            <w:rStyle w:val="Hyperlink"/>
            <w:noProof/>
          </w:rPr>
          <w:t>Choice of the Messaging Platform</w:t>
        </w:r>
        <w:r>
          <w:rPr>
            <w:noProof/>
            <w:webHidden/>
          </w:rPr>
          <w:tab/>
        </w:r>
        <w:r>
          <w:rPr>
            <w:noProof/>
            <w:webHidden/>
          </w:rPr>
          <w:fldChar w:fldCharType="begin"/>
        </w:r>
        <w:r>
          <w:rPr>
            <w:noProof/>
            <w:webHidden/>
          </w:rPr>
          <w:instrText xml:space="preserve"> PAGEREF _Toc401059651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1"/>
        <w:tabs>
          <w:tab w:val="left" w:pos="440"/>
          <w:tab w:val="right" w:leader="dot" w:pos="9350"/>
        </w:tabs>
        <w:rPr>
          <w:noProof/>
          <w:lang w:eastAsia="en-US" w:bidi="he-IL"/>
        </w:rPr>
      </w:pPr>
      <w:hyperlink w:anchor="_Toc401059652" w:history="1">
        <w:r w:rsidRPr="00ED46DB">
          <w:rPr>
            <w:rStyle w:val="Hyperlink"/>
            <w:noProof/>
          </w:rPr>
          <w:t>6</w:t>
        </w:r>
        <w:r>
          <w:rPr>
            <w:noProof/>
            <w:lang w:eastAsia="en-US" w:bidi="he-IL"/>
          </w:rPr>
          <w:tab/>
        </w:r>
        <w:r w:rsidRPr="00ED46DB">
          <w:rPr>
            <w:rStyle w:val="Hyperlink"/>
            <w:noProof/>
          </w:rPr>
          <w:t>Appendix – Distributed Thresholded Counter</w:t>
        </w:r>
        <w:r>
          <w:rPr>
            <w:noProof/>
            <w:webHidden/>
          </w:rPr>
          <w:tab/>
        </w:r>
        <w:r>
          <w:rPr>
            <w:noProof/>
            <w:webHidden/>
          </w:rPr>
          <w:fldChar w:fldCharType="begin"/>
        </w:r>
        <w:r>
          <w:rPr>
            <w:noProof/>
            <w:webHidden/>
          </w:rPr>
          <w:instrText xml:space="preserve"> PAGEREF _Toc401059652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3" w:history="1">
        <w:r w:rsidRPr="00ED46DB">
          <w:rPr>
            <w:rStyle w:val="Hyperlink"/>
            <w:noProof/>
          </w:rPr>
          <w:t>6.1</w:t>
        </w:r>
        <w:r>
          <w:rPr>
            <w:noProof/>
            <w:lang w:eastAsia="en-US" w:bidi="he-IL"/>
          </w:rPr>
          <w:tab/>
        </w:r>
        <w:r w:rsidRPr="00ED46DB">
          <w:rPr>
            <w:rStyle w:val="Hyperlink"/>
            <w:noProof/>
          </w:rPr>
          <w:t>Objective</w:t>
        </w:r>
        <w:r>
          <w:rPr>
            <w:noProof/>
            <w:webHidden/>
          </w:rPr>
          <w:tab/>
        </w:r>
        <w:r>
          <w:rPr>
            <w:noProof/>
            <w:webHidden/>
          </w:rPr>
          <w:fldChar w:fldCharType="begin"/>
        </w:r>
        <w:r>
          <w:rPr>
            <w:noProof/>
            <w:webHidden/>
          </w:rPr>
          <w:instrText xml:space="preserve"> PAGEREF _Toc401059653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4" w:history="1">
        <w:r w:rsidRPr="00ED46DB">
          <w:rPr>
            <w:rStyle w:val="Hyperlink"/>
            <w:noProof/>
          </w:rPr>
          <w:t>6.2</w:t>
        </w:r>
        <w:r>
          <w:rPr>
            <w:noProof/>
            <w:lang w:eastAsia="en-US" w:bidi="he-IL"/>
          </w:rPr>
          <w:tab/>
        </w:r>
        <w:r w:rsidRPr="00ED46DB">
          <w:rPr>
            <w:rStyle w:val="Hyperlink"/>
            <w:noProof/>
          </w:rPr>
          <w:t>Method</w:t>
        </w:r>
        <w:r>
          <w:rPr>
            <w:noProof/>
            <w:webHidden/>
          </w:rPr>
          <w:tab/>
        </w:r>
        <w:r>
          <w:rPr>
            <w:noProof/>
            <w:webHidden/>
          </w:rPr>
          <w:fldChar w:fldCharType="begin"/>
        </w:r>
        <w:r>
          <w:rPr>
            <w:noProof/>
            <w:webHidden/>
          </w:rPr>
          <w:instrText xml:space="preserve"> PAGEREF _Toc401059654 \h </w:instrText>
        </w:r>
        <w:r>
          <w:rPr>
            <w:noProof/>
            <w:webHidden/>
          </w:rPr>
        </w:r>
        <w:r>
          <w:rPr>
            <w:noProof/>
            <w:webHidden/>
          </w:rPr>
          <w:fldChar w:fldCharType="separate"/>
        </w:r>
        <w:r>
          <w:rPr>
            <w:noProof/>
            <w:webHidden/>
          </w:rPr>
          <w:t>32</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55" w:history="1">
        <w:r w:rsidRPr="00ED46DB">
          <w:rPr>
            <w:rStyle w:val="Hyperlink"/>
            <w:noProof/>
          </w:rPr>
          <w:t>6.2.1</w:t>
        </w:r>
        <w:r>
          <w:rPr>
            <w:noProof/>
            <w:lang w:eastAsia="en-US" w:bidi="he-IL"/>
          </w:rPr>
          <w:tab/>
        </w:r>
        <w:r w:rsidRPr="00ED46DB">
          <w:rPr>
            <w:rStyle w:val="Hyperlink"/>
            <w:noProof/>
          </w:rPr>
          <w:t>Distributed Algorithm</w:t>
        </w:r>
        <w:r>
          <w:rPr>
            <w:noProof/>
            <w:webHidden/>
          </w:rPr>
          <w:tab/>
        </w:r>
        <w:r>
          <w:rPr>
            <w:noProof/>
            <w:webHidden/>
          </w:rPr>
          <w:fldChar w:fldCharType="begin"/>
        </w:r>
        <w:r>
          <w:rPr>
            <w:noProof/>
            <w:webHidden/>
          </w:rPr>
          <w:instrText xml:space="preserve"> PAGEREF _Toc401059655 \h </w:instrText>
        </w:r>
        <w:r>
          <w:rPr>
            <w:noProof/>
            <w:webHidden/>
          </w:rPr>
        </w:r>
        <w:r>
          <w:rPr>
            <w:noProof/>
            <w:webHidden/>
          </w:rPr>
          <w:fldChar w:fldCharType="separate"/>
        </w:r>
        <w:r>
          <w:rPr>
            <w:noProof/>
            <w:webHidden/>
          </w:rPr>
          <w:t>33</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6" w:history="1">
        <w:r w:rsidRPr="00ED46DB">
          <w:rPr>
            <w:rStyle w:val="Hyperlink"/>
            <w:noProof/>
          </w:rPr>
          <w:t>6.3</w:t>
        </w:r>
        <w:r>
          <w:rPr>
            <w:noProof/>
            <w:lang w:eastAsia="en-US" w:bidi="he-IL"/>
          </w:rPr>
          <w:tab/>
        </w:r>
        <w:r w:rsidRPr="00ED46DB">
          <w:rPr>
            <w:rStyle w:val="Hyperlink"/>
            <w:noProof/>
          </w:rPr>
          <w:t>Architecture</w:t>
        </w:r>
        <w:r>
          <w:rPr>
            <w:noProof/>
            <w:webHidden/>
          </w:rPr>
          <w:tab/>
        </w:r>
        <w:r>
          <w:rPr>
            <w:noProof/>
            <w:webHidden/>
          </w:rPr>
          <w:fldChar w:fldCharType="begin"/>
        </w:r>
        <w:r>
          <w:rPr>
            <w:noProof/>
            <w:webHidden/>
          </w:rPr>
          <w:instrText xml:space="preserve"> PAGEREF _Toc401059656 \h </w:instrText>
        </w:r>
        <w:r>
          <w:rPr>
            <w:noProof/>
            <w:webHidden/>
          </w:rPr>
        </w:r>
        <w:r>
          <w:rPr>
            <w:noProof/>
            <w:webHidden/>
          </w:rPr>
          <w:fldChar w:fldCharType="separate"/>
        </w:r>
        <w:r>
          <w:rPr>
            <w:noProof/>
            <w:webHidden/>
          </w:rPr>
          <w:t>35</w:t>
        </w:r>
        <w:r>
          <w:rPr>
            <w:noProof/>
            <w:webHidden/>
          </w:rPr>
          <w:fldChar w:fldCharType="end"/>
        </w:r>
      </w:hyperlink>
    </w:p>
    <w:p w:rsidR="00CC76DC" w:rsidRDefault="00CC76DC">
      <w:pPr>
        <w:pStyle w:val="TOC3"/>
        <w:tabs>
          <w:tab w:val="left" w:pos="1320"/>
          <w:tab w:val="right" w:leader="dot" w:pos="9350"/>
        </w:tabs>
        <w:rPr>
          <w:noProof/>
          <w:lang w:eastAsia="en-US" w:bidi="he-IL"/>
        </w:rPr>
      </w:pPr>
      <w:hyperlink w:anchor="_Toc401059657" w:history="1">
        <w:r w:rsidRPr="00ED46DB">
          <w:rPr>
            <w:rStyle w:val="Hyperlink"/>
            <w:noProof/>
          </w:rPr>
          <w:t>6.3.1</w:t>
        </w:r>
        <w:r>
          <w:rPr>
            <w:noProof/>
            <w:lang w:eastAsia="en-US" w:bidi="he-IL"/>
          </w:rPr>
          <w:tab/>
        </w:r>
        <w:r w:rsidRPr="00ED46DB">
          <w:rPr>
            <w:rStyle w:val="Hyperlink"/>
            <w:noProof/>
          </w:rPr>
          <w:t>Messages</w:t>
        </w:r>
        <w:r>
          <w:rPr>
            <w:noProof/>
            <w:webHidden/>
          </w:rPr>
          <w:tab/>
        </w:r>
        <w:r>
          <w:rPr>
            <w:noProof/>
            <w:webHidden/>
          </w:rPr>
          <w:fldChar w:fldCharType="begin"/>
        </w:r>
        <w:r>
          <w:rPr>
            <w:noProof/>
            <w:webHidden/>
          </w:rPr>
          <w:instrText xml:space="preserve"> PAGEREF _Toc401059657 \h </w:instrText>
        </w:r>
        <w:r>
          <w:rPr>
            <w:noProof/>
            <w:webHidden/>
          </w:rPr>
        </w:r>
        <w:r>
          <w:rPr>
            <w:noProof/>
            <w:webHidden/>
          </w:rPr>
          <w:fldChar w:fldCharType="separate"/>
        </w:r>
        <w:r>
          <w:rPr>
            <w:noProof/>
            <w:webHidden/>
          </w:rPr>
          <w:t>36</w:t>
        </w:r>
        <w:r>
          <w:rPr>
            <w:noProof/>
            <w:webHidden/>
          </w:rPr>
          <w:fldChar w:fldCharType="end"/>
        </w:r>
      </w:hyperlink>
    </w:p>
    <w:p w:rsidR="00CC76DC" w:rsidRDefault="00CC76DC">
      <w:pPr>
        <w:pStyle w:val="TOC2"/>
        <w:tabs>
          <w:tab w:val="left" w:pos="880"/>
          <w:tab w:val="right" w:leader="dot" w:pos="9350"/>
        </w:tabs>
        <w:rPr>
          <w:noProof/>
          <w:lang w:eastAsia="en-US" w:bidi="he-IL"/>
        </w:rPr>
      </w:pPr>
      <w:hyperlink w:anchor="_Toc401059658" w:history="1">
        <w:r w:rsidRPr="00ED46DB">
          <w:rPr>
            <w:rStyle w:val="Hyperlink"/>
            <w:noProof/>
          </w:rPr>
          <w:t>6.4</w:t>
        </w:r>
        <w:r>
          <w:rPr>
            <w:noProof/>
            <w:lang w:eastAsia="en-US" w:bidi="he-IL"/>
          </w:rPr>
          <w:tab/>
        </w:r>
        <w:r w:rsidRPr="00ED46DB">
          <w:rPr>
            <w:rStyle w:val="Hyperlink"/>
            <w:noProof/>
          </w:rPr>
          <w:t>Diagrams</w:t>
        </w:r>
        <w:r>
          <w:rPr>
            <w:noProof/>
            <w:webHidden/>
          </w:rPr>
          <w:tab/>
        </w:r>
        <w:r>
          <w:rPr>
            <w:noProof/>
            <w:webHidden/>
          </w:rPr>
          <w:fldChar w:fldCharType="begin"/>
        </w:r>
        <w:r>
          <w:rPr>
            <w:noProof/>
            <w:webHidden/>
          </w:rPr>
          <w:instrText xml:space="preserve"> PAGEREF _Toc401059658 \h </w:instrText>
        </w:r>
        <w:r>
          <w:rPr>
            <w:noProof/>
            <w:webHidden/>
          </w:rPr>
        </w:r>
        <w:r>
          <w:rPr>
            <w:noProof/>
            <w:webHidden/>
          </w:rPr>
          <w:fldChar w:fldCharType="separate"/>
        </w:r>
        <w:r>
          <w:rPr>
            <w:noProof/>
            <w:webHidden/>
          </w:rPr>
          <w:t>37</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CC76DC" w:rsidRDefault="00784EBB">
      <w:pPr>
        <w:pStyle w:val="TableofFigures"/>
        <w:tabs>
          <w:tab w:val="right" w:leader="dot" w:pos="9350"/>
        </w:tabs>
        <w:rPr>
          <w:noProof/>
          <w:lang w:eastAsia="en-US" w:bidi="he-IL"/>
        </w:rPr>
      </w:pPr>
      <w:r>
        <w:fldChar w:fldCharType="begin"/>
      </w:r>
      <w:r>
        <w:instrText xml:space="preserve"> TOC \h \z \c "Table" </w:instrText>
      </w:r>
      <w:r>
        <w:fldChar w:fldCharType="separate"/>
      </w:r>
      <w:hyperlink w:anchor="_Toc401059659" w:history="1">
        <w:r w:rsidR="00CC76DC" w:rsidRPr="00F862FD">
          <w:rPr>
            <w:rStyle w:val="Hyperlink"/>
            <w:noProof/>
          </w:rPr>
          <w:t xml:space="preserve">Table </w:t>
        </w:r>
        <w:r w:rsidR="00CC76DC" w:rsidRPr="00F862FD">
          <w:rPr>
            <w:rStyle w:val="Hyperlink"/>
            <w:rFonts w:hint="eastAsia"/>
            <w:noProof/>
            <w:cs/>
          </w:rPr>
          <w:t>‎</w:t>
        </w:r>
        <w:r w:rsidR="00CC76DC" w:rsidRPr="00F862FD">
          <w:rPr>
            <w:rStyle w:val="Hyperlink"/>
            <w:noProof/>
          </w:rPr>
          <w:t>2.1 - Kafka topics in SPEEDD event bus</w:t>
        </w:r>
        <w:r w:rsidR="00CC76DC">
          <w:rPr>
            <w:noProof/>
            <w:webHidden/>
          </w:rPr>
          <w:tab/>
        </w:r>
        <w:r w:rsidR="00CC76DC">
          <w:rPr>
            <w:noProof/>
            <w:webHidden/>
          </w:rPr>
          <w:fldChar w:fldCharType="begin"/>
        </w:r>
        <w:r w:rsidR="00CC76DC">
          <w:rPr>
            <w:noProof/>
            <w:webHidden/>
          </w:rPr>
          <w:instrText xml:space="preserve"> PAGEREF _Toc401059659 \h </w:instrText>
        </w:r>
        <w:r w:rsidR="00CC76DC">
          <w:rPr>
            <w:noProof/>
            <w:webHidden/>
          </w:rPr>
        </w:r>
        <w:r w:rsidR="00CC76DC">
          <w:rPr>
            <w:noProof/>
            <w:webHidden/>
          </w:rPr>
          <w:fldChar w:fldCharType="separate"/>
        </w:r>
        <w:r w:rsidR="00CC76DC">
          <w:rPr>
            <w:noProof/>
            <w:webHidden/>
          </w:rPr>
          <w:t>13</w:t>
        </w:r>
        <w:r w:rsidR="00CC76DC">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CC76DC"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1059660" w:history="1">
        <w:r w:rsidR="00CC76DC" w:rsidRPr="00AD7722">
          <w:rPr>
            <w:rStyle w:val="Hyperlink"/>
            <w:noProof/>
          </w:rPr>
          <w:t xml:space="preserve">Figure </w:t>
        </w:r>
        <w:r w:rsidR="00CC76DC" w:rsidRPr="00AD7722">
          <w:rPr>
            <w:rStyle w:val="Hyperlink"/>
            <w:rFonts w:hint="eastAsia"/>
            <w:noProof/>
            <w:cs/>
          </w:rPr>
          <w:t>‎</w:t>
        </w:r>
        <w:r w:rsidR="00CC76DC" w:rsidRPr="00AD7722">
          <w:rPr>
            <w:rStyle w:val="Hyperlink"/>
            <w:noProof/>
          </w:rPr>
          <w:t>2.1- SPEEDD design architecture approach</w:t>
        </w:r>
        <w:r w:rsidR="00CC76DC">
          <w:rPr>
            <w:noProof/>
            <w:webHidden/>
          </w:rPr>
          <w:tab/>
        </w:r>
        <w:r w:rsidR="00CC76DC">
          <w:rPr>
            <w:noProof/>
            <w:webHidden/>
          </w:rPr>
          <w:fldChar w:fldCharType="begin"/>
        </w:r>
        <w:r w:rsidR="00CC76DC">
          <w:rPr>
            <w:noProof/>
            <w:webHidden/>
          </w:rPr>
          <w:instrText xml:space="preserve"> PAGEREF _Toc401059660 \h </w:instrText>
        </w:r>
        <w:r w:rsidR="00CC76DC">
          <w:rPr>
            <w:noProof/>
            <w:webHidden/>
          </w:rPr>
        </w:r>
        <w:r w:rsidR="00CC76DC">
          <w:rPr>
            <w:noProof/>
            <w:webHidden/>
          </w:rPr>
          <w:fldChar w:fldCharType="separate"/>
        </w:r>
        <w:r w:rsidR="00CC76DC">
          <w:rPr>
            <w:noProof/>
            <w:webHidden/>
          </w:rPr>
          <w:t>9</w:t>
        </w:r>
        <w:r w:rsidR="00CC76DC">
          <w:rPr>
            <w:noProof/>
            <w:webHidden/>
          </w:rPr>
          <w:fldChar w:fldCharType="end"/>
        </w:r>
      </w:hyperlink>
    </w:p>
    <w:p w:rsidR="00CC76DC" w:rsidRDefault="00CC76DC">
      <w:pPr>
        <w:pStyle w:val="TableofFigures"/>
        <w:tabs>
          <w:tab w:val="right" w:leader="dot" w:pos="9350"/>
        </w:tabs>
        <w:rPr>
          <w:noProof/>
          <w:lang w:eastAsia="en-US" w:bidi="he-IL"/>
        </w:rPr>
      </w:pPr>
      <w:hyperlink w:anchor="_Toc401059661" w:history="1">
        <w:r w:rsidRPr="00AD7722">
          <w:rPr>
            <w:rStyle w:val="Hyperlink"/>
            <w:noProof/>
          </w:rPr>
          <w:t xml:space="preserve">Figure </w:t>
        </w:r>
        <w:r w:rsidRPr="00AD7722">
          <w:rPr>
            <w:rStyle w:val="Hyperlink"/>
            <w:rFonts w:hint="eastAsia"/>
            <w:noProof/>
            <w:cs/>
          </w:rPr>
          <w:t>‎</w:t>
        </w:r>
        <w:r w:rsidRPr="00AD7722">
          <w:rPr>
            <w:rStyle w:val="Hyperlink"/>
            <w:noProof/>
          </w:rPr>
          <w:t>2.2 - Conceptual Architecture of SPEEDD Prototype</w:t>
        </w:r>
        <w:r>
          <w:rPr>
            <w:noProof/>
            <w:webHidden/>
          </w:rPr>
          <w:tab/>
        </w:r>
        <w:r>
          <w:rPr>
            <w:noProof/>
            <w:webHidden/>
          </w:rPr>
          <w:fldChar w:fldCharType="begin"/>
        </w:r>
        <w:r>
          <w:rPr>
            <w:noProof/>
            <w:webHidden/>
          </w:rPr>
          <w:instrText xml:space="preserve"> PAGEREF _Toc401059661 \h </w:instrText>
        </w:r>
        <w:r>
          <w:rPr>
            <w:noProof/>
            <w:webHidden/>
          </w:rPr>
        </w:r>
        <w:r>
          <w:rPr>
            <w:noProof/>
            <w:webHidden/>
          </w:rPr>
          <w:fldChar w:fldCharType="separate"/>
        </w:r>
        <w:r>
          <w:rPr>
            <w:noProof/>
            <w:webHidden/>
          </w:rPr>
          <w:t>10</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2" w:history="1">
        <w:r w:rsidRPr="00AD7722">
          <w:rPr>
            <w:rStyle w:val="Hyperlink"/>
            <w:noProof/>
          </w:rPr>
          <w:t xml:space="preserve">Figure </w:t>
        </w:r>
        <w:r w:rsidRPr="00AD7722">
          <w:rPr>
            <w:rStyle w:val="Hyperlink"/>
            <w:rFonts w:hint="eastAsia"/>
            <w:noProof/>
            <w:cs/>
          </w:rPr>
          <w:t>‎</w:t>
        </w:r>
        <w:r w:rsidRPr="00AD7722">
          <w:rPr>
            <w:rStyle w:val="Hyperlink"/>
            <w:noProof/>
          </w:rPr>
          <w:t>2.3 - SPEEDD - Event-Driven Architecture</w:t>
        </w:r>
        <w:r>
          <w:rPr>
            <w:noProof/>
            <w:webHidden/>
          </w:rPr>
          <w:tab/>
        </w:r>
        <w:r>
          <w:rPr>
            <w:noProof/>
            <w:webHidden/>
          </w:rPr>
          <w:fldChar w:fldCharType="begin"/>
        </w:r>
        <w:r>
          <w:rPr>
            <w:noProof/>
            <w:webHidden/>
          </w:rPr>
          <w:instrText xml:space="preserve"> PAGEREF _Toc401059662 \h </w:instrText>
        </w:r>
        <w:r>
          <w:rPr>
            <w:noProof/>
            <w:webHidden/>
          </w:rPr>
        </w:r>
        <w:r>
          <w:rPr>
            <w:noProof/>
            <w:webHidden/>
          </w:rPr>
          <w:fldChar w:fldCharType="separate"/>
        </w:r>
        <w:r>
          <w:rPr>
            <w:noProof/>
            <w:webHidden/>
          </w:rPr>
          <w:t>11</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3" w:history="1">
        <w:r w:rsidRPr="00AD7722">
          <w:rPr>
            <w:rStyle w:val="Hyperlink"/>
            <w:noProof/>
          </w:rPr>
          <w:t xml:space="preserve">Figure </w:t>
        </w:r>
        <w:r w:rsidRPr="00AD7722">
          <w:rPr>
            <w:rStyle w:val="Hyperlink"/>
            <w:rFonts w:hint="eastAsia"/>
            <w:noProof/>
            <w:cs/>
          </w:rPr>
          <w:t>‎</w:t>
        </w:r>
        <w:r w:rsidRPr="00AD7722">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_Toc401059663 \h </w:instrText>
        </w:r>
        <w:r>
          <w:rPr>
            <w:noProof/>
            <w:webHidden/>
          </w:rPr>
        </w:r>
        <w:r>
          <w:rPr>
            <w:noProof/>
            <w:webHidden/>
          </w:rPr>
          <w:fldChar w:fldCharType="separate"/>
        </w:r>
        <w:r>
          <w:rPr>
            <w:noProof/>
            <w:webHidden/>
          </w:rPr>
          <w:t>12</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4" w:history="1">
        <w:r w:rsidRPr="00AD7722">
          <w:rPr>
            <w:rStyle w:val="Hyperlink"/>
            <w:noProof/>
          </w:rPr>
          <w:t xml:space="preserve">Figure </w:t>
        </w:r>
        <w:r w:rsidRPr="00AD7722">
          <w:rPr>
            <w:rStyle w:val="Hyperlink"/>
            <w:rFonts w:hint="eastAsia"/>
            <w:noProof/>
            <w:cs/>
          </w:rPr>
          <w:t>‎</w:t>
        </w:r>
        <w:r w:rsidRPr="00AD7722">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_Toc401059664 \h </w:instrText>
        </w:r>
        <w:r>
          <w:rPr>
            <w:noProof/>
            <w:webHidden/>
          </w:rPr>
        </w:r>
        <w:r>
          <w:rPr>
            <w:noProof/>
            <w:webHidden/>
          </w:rPr>
          <w:fldChar w:fldCharType="separate"/>
        </w:r>
        <w:r>
          <w:rPr>
            <w:noProof/>
            <w:webHidden/>
          </w:rPr>
          <w:t>13</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5" w:history="1">
        <w:r w:rsidRPr="00AD7722">
          <w:rPr>
            <w:rStyle w:val="Hyperlink"/>
            <w:noProof/>
          </w:rPr>
          <w:t xml:space="preserve">Figure </w:t>
        </w:r>
        <w:r w:rsidRPr="00AD7722">
          <w:rPr>
            <w:rStyle w:val="Hyperlink"/>
            <w:rFonts w:hint="eastAsia"/>
            <w:noProof/>
            <w:cs/>
          </w:rPr>
          <w:t>‎</w:t>
        </w:r>
        <w:r w:rsidRPr="00AD7722">
          <w:rPr>
            <w:rStyle w:val="Hyperlink"/>
            <w:noProof/>
          </w:rPr>
          <w:t>2.6 - Storm-Kafka Integration</w:t>
        </w:r>
        <w:r>
          <w:rPr>
            <w:noProof/>
            <w:webHidden/>
          </w:rPr>
          <w:tab/>
        </w:r>
        <w:r>
          <w:rPr>
            <w:noProof/>
            <w:webHidden/>
          </w:rPr>
          <w:fldChar w:fldCharType="begin"/>
        </w:r>
        <w:r>
          <w:rPr>
            <w:noProof/>
            <w:webHidden/>
          </w:rPr>
          <w:instrText xml:space="preserve"> PAGEREF _Toc401059665 \h </w:instrText>
        </w:r>
        <w:r>
          <w:rPr>
            <w:noProof/>
            <w:webHidden/>
          </w:rPr>
        </w:r>
        <w:r>
          <w:rPr>
            <w:noProof/>
            <w:webHidden/>
          </w:rPr>
          <w:fldChar w:fldCharType="separate"/>
        </w:r>
        <w:r>
          <w:rPr>
            <w:noProof/>
            <w:webHidden/>
          </w:rPr>
          <w:t>15</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6" w:history="1">
        <w:r w:rsidRPr="00AD7722">
          <w:rPr>
            <w:rStyle w:val="Hyperlink"/>
            <w:noProof/>
          </w:rPr>
          <w:t xml:space="preserve">Figure </w:t>
        </w:r>
        <w:r w:rsidRPr="00AD7722">
          <w:rPr>
            <w:rStyle w:val="Hyperlink"/>
            <w:rFonts w:hint="eastAsia"/>
            <w:noProof/>
            <w:cs/>
          </w:rPr>
          <w:t>‎</w:t>
        </w:r>
        <w:r w:rsidRPr="00AD7722">
          <w:rPr>
            <w:rStyle w:val="Hyperlink"/>
            <w:noProof/>
          </w:rPr>
          <w:t>2.7 - Proton Authoring Tool and Runtime Engine</w:t>
        </w:r>
        <w:r>
          <w:rPr>
            <w:noProof/>
            <w:webHidden/>
          </w:rPr>
          <w:tab/>
        </w:r>
        <w:r>
          <w:rPr>
            <w:noProof/>
            <w:webHidden/>
          </w:rPr>
          <w:fldChar w:fldCharType="begin"/>
        </w:r>
        <w:r>
          <w:rPr>
            <w:noProof/>
            <w:webHidden/>
          </w:rPr>
          <w:instrText xml:space="preserve"> PAGEREF _Toc401059666 \h </w:instrText>
        </w:r>
        <w:r>
          <w:rPr>
            <w:noProof/>
            <w:webHidden/>
          </w:rPr>
        </w:r>
        <w:r>
          <w:rPr>
            <w:noProof/>
            <w:webHidden/>
          </w:rPr>
          <w:fldChar w:fldCharType="separate"/>
        </w:r>
        <w:r>
          <w:rPr>
            <w:noProof/>
            <w:webHidden/>
          </w:rPr>
          <w:t>17</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7" w:history="1">
        <w:r w:rsidRPr="00AD7722">
          <w:rPr>
            <w:rStyle w:val="Hyperlink"/>
            <w:noProof/>
          </w:rPr>
          <w:t xml:space="preserve">Figure </w:t>
        </w:r>
        <w:r w:rsidRPr="00AD7722">
          <w:rPr>
            <w:rStyle w:val="Hyperlink"/>
            <w:rFonts w:hint="eastAsia"/>
            <w:noProof/>
            <w:cs/>
          </w:rPr>
          <w:t>‎</w:t>
        </w:r>
        <w:r w:rsidRPr="00AD7722">
          <w:rPr>
            <w:rStyle w:val="Hyperlink"/>
            <w:noProof/>
          </w:rPr>
          <w:t>2.8 - Proton Runtime and external systems</w:t>
        </w:r>
        <w:r>
          <w:rPr>
            <w:noProof/>
            <w:webHidden/>
          </w:rPr>
          <w:tab/>
        </w:r>
        <w:r>
          <w:rPr>
            <w:noProof/>
            <w:webHidden/>
          </w:rPr>
          <w:fldChar w:fldCharType="begin"/>
        </w:r>
        <w:r>
          <w:rPr>
            <w:noProof/>
            <w:webHidden/>
          </w:rPr>
          <w:instrText xml:space="preserve"> PAGEREF _Toc401059667 \h </w:instrText>
        </w:r>
        <w:r>
          <w:rPr>
            <w:noProof/>
            <w:webHidden/>
          </w:rPr>
        </w:r>
        <w:r>
          <w:rPr>
            <w:noProof/>
            <w:webHidden/>
          </w:rPr>
          <w:fldChar w:fldCharType="separate"/>
        </w:r>
        <w:r>
          <w:rPr>
            <w:noProof/>
            <w:webHidden/>
          </w:rPr>
          <w:t>18</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8" w:history="1">
        <w:r w:rsidRPr="00AD7722">
          <w:rPr>
            <w:rStyle w:val="Hyperlink"/>
            <w:noProof/>
          </w:rPr>
          <w:t xml:space="preserve">Figure </w:t>
        </w:r>
        <w:r w:rsidRPr="00AD7722">
          <w:rPr>
            <w:rStyle w:val="Hyperlink"/>
            <w:rFonts w:hint="eastAsia"/>
            <w:noProof/>
            <w:cs/>
          </w:rPr>
          <w:t>‎</w:t>
        </w:r>
        <w:r w:rsidRPr="00AD7722">
          <w:rPr>
            <w:rStyle w:val="Hyperlink"/>
            <w:noProof/>
          </w:rPr>
          <w:t>2.9 - Proton components</w:t>
        </w:r>
        <w:r>
          <w:rPr>
            <w:noProof/>
            <w:webHidden/>
          </w:rPr>
          <w:tab/>
        </w:r>
        <w:r>
          <w:rPr>
            <w:noProof/>
            <w:webHidden/>
          </w:rPr>
          <w:fldChar w:fldCharType="begin"/>
        </w:r>
        <w:r>
          <w:rPr>
            <w:noProof/>
            <w:webHidden/>
          </w:rPr>
          <w:instrText xml:space="preserve"> PAGEREF _Toc401059668 \h </w:instrText>
        </w:r>
        <w:r>
          <w:rPr>
            <w:noProof/>
            <w:webHidden/>
          </w:rPr>
        </w:r>
        <w:r>
          <w:rPr>
            <w:noProof/>
            <w:webHidden/>
          </w:rPr>
          <w:fldChar w:fldCharType="separate"/>
        </w:r>
        <w:r>
          <w:rPr>
            <w:noProof/>
            <w:webHidden/>
          </w:rPr>
          <w:t>20</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69" w:history="1">
        <w:r w:rsidRPr="00AD7722">
          <w:rPr>
            <w:rStyle w:val="Hyperlink"/>
            <w:noProof/>
          </w:rPr>
          <w:t xml:space="preserve">Figure </w:t>
        </w:r>
        <w:r w:rsidRPr="00AD7722">
          <w:rPr>
            <w:rStyle w:val="Hyperlink"/>
            <w:rFonts w:hint="eastAsia"/>
            <w:noProof/>
            <w:cs/>
          </w:rPr>
          <w:t>‎</w:t>
        </w:r>
        <w:r w:rsidRPr="00AD7722">
          <w:rPr>
            <w:rStyle w:val="Hyperlink"/>
            <w:noProof/>
          </w:rPr>
          <w:t>2.10 - Architecture of Proton on STORM</w:t>
        </w:r>
        <w:r>
          <w:rPr>
            <w:noProof/>
            <w:webHidden/>
          </w:rPr>
          <w:tab/>
        </w:r>
        <w:r>
          <w:rPr>
            <w:noProof/>
            <w:webHidden/>
          </w:rPr>
          <w:fldChar w:fldCharType="begin"/>
        </w:r>
        <w:r>
          <w:rPr>
            <w:noProof/>
            <w:webHidden/>
          </w:rPr>
          <w:instrText xml:space="preserve"> PAGEREF _Toc401059669 \h </w:instrText>
        </w:r>
        <w:r>
          <w:rPr>
            <w:noProof/>
            <w:webHidden/>
          </w:rPr>
        </w:r>
        <w:r>
          <w:rPr>
            <w:noProof/>
            <w:webHidden/>
          </w:rPr>
          <w:fldChar w:fldCharType="separate"/>
        </w:r>
        <w:r>
          <w:rPr>
            <w:noProof/>
            <w:webHidden/>
          </w:rPr>
          <w:t>21</w:t>
        </w:r>
        <w:r>
          <w:rPr>
            <w:noProof/>
            <w:webHidden/>
          </w:rPr>
          <w:fldChar w:fldCharType="end"/>
        </w:r>
      </w:hyperlink>
    </w:p>
    <w:p w:rsidR="00CC76DC" w:rsidRDefault="00CC76DC">
      <w:pPr>
        <w:pStyle w:val="TableofFigures"/>
        <w:tabs>
          <w:tab w:val="right" w:leader="dot" w:pos="9350"/>
        </w:tabs>
        <w:rPr>
          <w:noProof/>
          <w:lang w:eastAsia="en-US" w:bidi="he-IL"/>
        </w:rPr>
      </w:pPr>
      <w:hyperlink r:id="rId14" w:anchor="_Toc401059670" w:history="1">
        <w:r w:rsidRPr="00AD7722">
          <w:rPr>
            <w:rStyle w:val="Hyperlink"/>
            <w:noProof/>
          </w:rPr>
          <w:t xml:space="preserve">Figure </w:t>
        </w:r>
        <w:r w:rsidRPr="00AD7722">
          <w:rPr>
            <w:rStyle w:val="Hyperlink"/>
            <w:rFonts w:hint="eastAsia"/>
            <w:noProof/>
            <w:cs/>
          </w:rPr>
          <w:t>‎</w:t>
        </w:r>
        <w:r w:rsidRPr="00AD7722">
          <w:rPr>
            <w:rStyle w:val="Hyperlink"/>
            <w:noProof/>
          </w:rPr>
          <w:t>2.10 -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_Toc401059670 \h </w:instrText>
        </w:r>
        <w:r>
          <w:rPr>
            <w:noProof/>
            <w:webHidden/>
          </w:rPr>
        </w:r>
        <w:r>
          <w:rPr>
            <w:noProof/>
            <w:webHidden/>
          </w:rPr>
          <w:fldChar w:fldCharType="separate"/>
        </w:r>
        <w:r>
          <w:rPr>
            <w:noProof/>
            <w:webHidden/>
          </w:rPr>
          <w:t>23</w:t>
        </w:r>
        <w:r>
          <w:rPr>
            <w:noProof/>
            <w:webHidden/>
          </w:rPr>
          <w:fldChar w:fldCharType="end"/>
        </w:r>
      </w:hyperlink>
    </w:p>
    <w:p w:rsidR="00CC76DC" w:rsidRDefault="00CC76DC">
      <w:pPr>
        <w:pStyle w:val="TableofFigures"/>
        <w:tabs>
          <w:tab w:val="right" w:leader="dot" w:pos="9350"/>
        </w:tabs>
        <w:rPr>
          <w:noProof/>
          <w:lang w:eastAsia="en-US" w:bidi="he-IL"/>
        </w:rPr>
      </w:pPr>
      <w:hyperlink r:id="rId15" w:anchor="_Toc401059671" w:history="1">
        <w:r w:rsidRPr="00AD7722">
          <w:rPr>
            <w:rStyle w:val="Hyperlink"/>
            <w:noProof/>
          </w:rPr>
          <w:t xml:space="preserve">Figure </w:t>
        </w:r>
        <w:r w:rsidRPr="00AD7722">
          <w:rPr>
            <w:rStyle w:val="Hyperlink"/>
            <w:rFonts w:hint="eastAsia"/>
            <w:noProof/>
            <w:cs/>
          </w:rPr>
          <w:t>‎</w:t>
        </w:r>
        <w:r w:rsidRPr="00AD7722">
          <w:rPr>
            <w:rStyle w:val="Hyperlink"/>
            <w:noProof/>
          </w:rPr>
          <w:t>2.11 -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_Toc401059671 \h </w:instrText>
        </w:r>
        <w:r>
          <w:rPr>
            <w:noProof/>
            <w:webHidden/>
          </w:rPr>
        </w:r>
        <w:r>
          <w:rPr>
            <w:noProof/>
            <w:webHidden/>
          </w:rPr>
          <w:fldChar w:fldCharType="separate"/>
        </w:r>
        <w:r>
          <w:rPr>
            <w:noProof/>
            <w:webHidden/>
          </w:rPr>
          <w:t>23</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2" w:history="1">
        <w:r w:rsidRPr="00AD7722">
          <w:rPr>
            <w:rStyle w:val="Hyperlink"/>
            <w:noProof/>
          </w:rPr>
          <w:t xml:space="preserve">Figure </w:t>
        </w:r>
        <w:r w:rsidRPr="00AD7722">
          <w:rPr>
            <w:rStyle w:val="Hyperlink"/>
            <w:rFonts w:hint="eastAsia"/>
            <w:noProof/>
            <w:cs/>
          </w:rPr>
          <w:t>‎</w:t>
        </w:r>
        <w:r w:rsidRPr="00AD7722">
          <w:rPr>
            <w:rStyle w:val="Hyperlink"/>
            <w:noProof/>
          </w:rPr>
          <w:t>2.13 - Dashboard Architecture</w:t>
        </w:r>
        <w:r>
          <w:rPr>
            <w:noProof/>
            <w:webHidden/>
          </w:rPr>
          <w:tab/>
        </w:r>
        <w:r>
          <w:rPr>
            <w:noProof/>
            <w:webHidden/>
          </w:rPr>
          <w:fldChar w:fldCharType="begin"/>
        </w:r>
        <w:r>
          <w:rPr>
            <w:noProof/>
            <w:webHidden/>
          </w:rPr>
          <w:instrText xml:space="preserve"> PAGEREF _Toc401059672 \h </w:instrText>
        </w:r>
        <w:r>
          <w:rPr>
            <w:noProof/>
            <w:webHidden/>
          </w:rPr>
        </w:r>
        <w:r>
          <w:rPr>
            <w:noProof/>
            <w:webHidden/>
          </w:rPr>
          <w:fldChar w:fldCharType="separate"/>
        </w:r>
        <w:r>
          <w:rPr>
            <w:noProof/>
            <w:webHidden/>
          </w:rPr>
          <w:t>24</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3" w:history="1">
        <w:r w:rsidRPr="00AD7722">
          <w:rPr>
            <w:rStyle w:val="Hyperlink"/>
            <w:noProof/>
          </w:rPr>
          <w:t xml:space="preserve">Figure </w:t>
        </w:r>
        <w:r w:rsidRPr="00AD7722">
          <w:rPr>
            <w:rStyle w:val="Hyperlink"/>
            <w:rFonts w:hint="eastAsia"/>
            <w:noProof/>
            <w:cs/>
          </w:rPr>
          <w:t>‎</w:t>
        </w:r>
        <w:r w:rsidRPr="00AD7722">
          <w:rPr>
            <w:rStyle w:val="Hyperlink"/>
            <w:noProof/>
          </w:rPr>
          <w:t>2.14 - User Interface</w:t>
        </w:r>
        <w:r>
          <w:rPr>
            <w:noProof/>
            <w:webHidden/>
          </w:rPr>
          <w:tab/>
        </w:r>
        <w:r>
          <w:rPr>
            <w:noProof/>
            <w:webHidden/>
          </w:rPr>
          <w:fldChar w:fldCharType="begin"/>
        </w:r>
        <w:r>
          <w:rPr>
            <w:noProof/>
            <w:webHidden/>
          </w:rPr>
          <w:instrText xml:space="preserve"> PAGEREF _Toc401059673 \h </w:instrText>
        </w:r>
        <w:r>
          <w:rPr>
            <w:noProof/>
            <w:webHidden/>
          </w:rPr>
        </w:r>
        <w:r>
          <w:rPr>
            <w:noProof/>
            <w:webHidden/>
          </w:rPr>
          <w:fldChar w:fldCharType="separate"/>
        </w:r>
        <w:r>
          <w:rPr>
            <w:noProof/>
            <w:webHidden/>
          </w:rPr>
          <w:t>26</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4" w:history="1">
        <w:r w:rsidRPr="00AD7722">
          <w:rPr>
            <w:rStyle w:val="Hyperlink"/>
            <w:noProof/>
          </w:rPr>
          <w:t xml:space="preserve">Figure </w:t>
        </w:r>
        <w:r w:rsidRPr="00AD7722">
          <w:rPr>
            <w:rStyle w:val="Hyperlink"/>
            <w:rFonts w:hint="eastAsia"/>
            <w:noProof/>
            <w:cs/>
          </w:rPr>
          <w:t>‎</w:t>
        </w:r>
        <w:r w:rsidRPr="00AD7722">
          <w:rPr>
            <w:rStyle w:val="Hyperlink"/>
            <w:noProof/>
          </w:rPr>
          <w:t>2.15 - SPEEDD Design Time Architecture</w:t>
        </w:r>
        <w:r>
          <w:rPr>
            <w:noProof/>
            <w:webHidden/>
          </w:rPr>
          <w:tab/>
        </w:r>
        <w:r>
          <w:rPr>
            <w:noProof/>
            <w:webHidden/>
          </w:rPr>
          <w:fldChar w:fldCharType="begin"/>
        </w:r>
        <w:r>
          <w:rPr>
            <w:noProof/>
            <w:webHidden/>
          </w:rPr>
          <w:instrText xml:space="preserve"> PAGEREF _Toc401059674 \h </w:instrText>
        </w:r>
        <w:r>
          <w:rPr>
            <w:noProof/>
            <w:webHidden/>
          </w:rPr>
        </w:r>
        <w:r>
          <w:rPr>
            <w:noProof/>
            <w:webHidden/>
          </w:rPr>
          <w:fldChar w:fldCharType="separate"/>
        </w:r>
        <w:r>
          <w:rPr>
            <w:noProof/>
            <w:webHidden/>
          </w:rPr>
          <w:t>27</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5" w:history="1">
        <w:r w:rsidRPr="00AD7722">
          <w:rPr>
            <w:rStyle w:val="Hyperlink"/>
            <w:noProof/>
          </w:rPr>
          <w:t xml:space="preserve">Figure </w:t>
        </w:r>
        <w:r w:rsidRPr="00AD7722">
          <w:rPr>
            <w:rStyle w:val="Hyperlink"/>
            <w:rFonts w:hint="eastAsia"/>
            <w:noProof/>
            <w:cs/>
          </w:rPr>
          <w:t>‎</w:t>
        </w:r>
        <w:r w:rsidRPr="00AD7722">
          <w:rPr>
            <w:rStyle w:val="Hyperlink"/>
            <w:noProof/>
          </w:rPr>
          <w:t>2.16 - Deployment Architecture</w:t>
        </w:r>
        <w:r>
          <w:rPr>
            <w:noProof/>
            <w:webHidden/>
          </w:rPr>
          <w:tab/>
        </w:r>
        <w:r>
          <w:rPr>
            <w:noProof/>
            <w:webHidden/>
          </w:rPr>
          <w:fldChar w:fldCharType="begin"/>
        </w:r>
        <w:r>
          <w:rPr>
            <w:noProof/>
            <w:webHidden/>
          </w:rPr>
          <w:instrText xml:space="preserve"> PAGEREF _Toc401059675 \h </w:instrText>
        </w:r>
        <w:r>
          <w:rPr>
            <w:noProof/>
            <w:webHidden/>
          </w:rPr>
        </w:r>
        <w:r>
          <w:rPr>
            <w:noProof/>
            <w:webHidden/>
          </w:rPr>
          <w:fldChar w:fldCharType="separate"/>
        </w:r>
        <w:r>
          <w:rPr>
            <w:noProof/>
            <w:webHidden/>
          </w:rPr>
          <w:t>29</w:t>
        </w:r>
        <w:r>
          <w:rPr>
            <w:noProof/>
            <w:webHidden/>
          </w:rPr>
          <w:fldChar w:fldCharType="end"/>
        </w:r>
      </w:hyperlink>
    </w:p>
    <w:p w:rsidR="00CC76DC" w:rsidRDefault="00CC76DC">
      <w:pPr>
        <w:pStyle w:val="TableofFigures"/>
        <w:tabs>
          <w:tab w:val="right" w:leader="dot" w:pos="9350"/>
        </w:tabs>
        <w:rPr>
          <w:noProof/>
          <w:lang w:eastAsia="en-US" w:bidi="he-IL"/>
        </w:rPr>
      </w:pPr>
      <w:hyperlink w:anchor="_Toc401059676" w:history="1">
        <w:r w:rsidRPr="00AD7722">
          <w:rPr>
            <w:rStyle w:val="Hyperlink"/>
            <w:noProof/>
          </w:rPr>
          <w:t xml:space="preserve">Figure </w:t>
        </w:r>
        <w:r w:rsidRPr="00AD7722">
          <w:rPr>
            <w:rStyle w:val="Hyperlink"/>
            <w:rFonts w:hint="eastAsia"/>
            <w:noProof/>
            <w:cs/>
          </w:rPr>
          <w:t>‎</w:t>
        </w:r>
        <w:r w:rsidRPr="00AD7722">
          <w:rPr>
            <w:rStyle w:val="Hyperlink"/>
            <w:noProof/>
          </w:rPr>
          <w:t>7.1 – components when events are CDRs arrival</w:t>
        </w:r>
        <w:r>
          <w:rPr>
            <w:noProof/>
            <w:webHidden/>
          </w:rPr>
          <w:tab/>
        </w:r>
        <w:r>
          <w:rPr>
            <w:noProof/>
            <w:webHidden/>
          </w:rPr>
          <w:fldChar w:fldCharType="begin"/>
        </w:r>
        <w:r>
          <w:rPr>
            <w:noProof/>
            <w:webHidden/>
          </w:rPr>
          <w:instrText xml:space="preserve"> PAGEREF _Toc401059676 \h </w:instrText>
        </w:r>
        <w:r>
          <w:rPr>
            <w:noProof/>
            <w:webHidden/>
          </w:rPr>
        </w:r>
        <w:r>
          <w:rPr>
            <w:noProof/>
            <w:webHidden/>
          </w:rPr>
          <w:fldChar w:fldCharType="separate"/>
        </w:r>
        <w:r>
          <w:rPr>
            <w:noProof/>
            <w:webHidden/>
          </w:rPr>
          <w:t>37</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0" w:name="_Toc401059619"/>
      <w:r>
        <w:lastRenderedPageBreak/>
        <w:t>Introduction</w:t>
      </w:r>
      <w:bookmarkEnd w:id="0"/>
    </w:p>
    <w:p w:rsidR="000842F0" w:rsidRPr="006465F5" w:rsidRDefault="000842F0" w:rsidP="00E80A43">
      <w:pPr>
        <w:pStyle w:val="Heading2"/>
      </w:pPr>
      <w:bookmarkStart w:id="1" w:name="_Toc401059620"/>
      <w:r w:rsidRPr="006465F5">
        <w:t>History of the document</w:t>
      </w:r>
      <w:bookmarkEnd w:id="1"/>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2" w:name="_Toc401059621"/>
      <w:r w:rsidRPr="0040646D">
        <w:t>Purpose and Scope of the Document</w:t>
      </w:r>
      <w:bookmarkEnd w:id="2"/>
    </w:p>
    <w:p w:rsidR="00C22A4F" w:rsidRDefault="00B01C04" w:rsidP="00767CF0">
      <w:pPr>
        <w:rPr>
          <w:rFonts w:eastAsia="MS Mincho"/>
          <w:lang w:eastAsia="ja-JP"/>
        </w:rPr>
      </w:pPr>
      <w:r w:rsidRPr="00B01C04">
        <w:rPr>
          <w:rFonts w:eastAsia="MS Mincho"/>
          <w:lang w:eastAsia="ja-JP"/>
        </w:rPr>
        <w:t>This is the 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3" w:name="_Toc401059622"/>
      <w:r w:rsidRPr="0040646D">
        <w:t>Relationship with Other Documents</w:t>
      </w:r>
      <w:bookmarkEnd w:id="3"/>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4" w:name="_Toc401059623"/>
      <w:r>
        <w:rPr>
          <w:lang w:eastAsia="ja-JP"/>
        </w:rPr>
        <w:lastRenderedPageBreak/>
        <w:t>Main Sections</w:t>
      </w:r>
      <w:bookmarkEnd w:id="4"/>
    </w:p>
    <w:p w:rsidR="00E93AD1" w:rsidRPr="00E93AD1" w:rsidRDefault="00E93AD1" w:rsidP="00E80A43">
      <w:pPr>
        <w:pStyle w:val="Heading2"/>
      </w:pPr>
      <w:bookmarkStart w:id="5" w:name="_Toc401059624"/>
      <w:bookmarkStart w:id="6" w:name="_Ref401067502"/>
      <w:r w:rsidRPr="00E93AD1">
        <w:t>System Requirements</w:t>
      </w:r>
      <w:bookmarkEnd w:id="5"/>
      <w:bookmarkEnd w:id="6"/>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assuming aggregated readings sent every 15 seconds by each of the 130 Sensys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pPr>
      <w:bookmarkStart w:id="7" w:name="_Toc401059625"/>
      <w:r w:rsidRPr="00E93AD1">
        <w:t>Approach</w:t>
      </w:r>
      <w:bookmarkEnd w:id="7"/>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CC76DC">
        <w:rPr>
          <w:rFonts w:eastAsia="MS Mincho" w:hint="cs"/>
          <w:cs/>
          <w:lang w:eastAsia="ja-JP"/>
        </w:rPr>
        <w:t>‎</w:t>
      </w:r>
      <w:r w:rsidR="00CC76DC">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CC76DC">
        <w:rPr>
          <w:rFonts w:eastAsia="MS Mincho" w:hint="cs"/>
          <w:cs/>
          <w:lang w:eastAsia="ja-JP"/>
        </w:rPr>
        <w:t>‎</w:t>
      </w:r>
      <w:r w:rsidR="00CC76DC">
        <w:rPr>
          <w:rFonts w:eastAsia="MS Mincho"/>
          <w:lang w:eastAsia="ja-JP"/>
        </w:rPr>
        <w:t>0</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3D31686F" wp14:editId="2B804630">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8" w:name="_Ref399691441"/>
      <w:bookmarkStart w:id="9" w:name="_Toc401059660"/>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w:t>
      </w:r>
      <w:r w:rsidR="003B4817">
        <w:fldChar w:fldCharType="end"/>
      </w:r>
      <w:bookmarkEnd w:id="8"/>
      <w:r w:rsidRPr="000945D3">
        <w:t>- SPEEDD design architecture approach</w:t>
      </w:r>
      <w:bookmarkEnd w:id="9"/>
    </w:p>
    <w:p w:rsidR="00E93AD1" w:rsidRPr="00E93AD1" w:rsidRDefault="00E93AD1" w:rsidP="00E80A43">
      <w:pPr>
        <w:pStyle w:val="Heading2"/>
      </w:pPr>
      <w:r w:rsidRPr="00E93AD1">
        <w:t xml:space="preserve"> </w:t>
      </w:r>
      <w:bookmarkStart w:id="10" w:name="_Ref399699618"/>
      <w:bookmarkStart w:id="11" w:name="_Toc401059626"/>
      <w:r w:rsidRPr="00E93AD1">
        <w:t>Conceptual Architecture</w:t>
      </w:r>
      <w:bookmarkEnd w:id="10"/>
      <w:bookmarkEnd w:id="11"/>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73116D6F" wp14:editId="7EA03EE5">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2" w:name="_Ref399693808"/>
      <w:bookmarkStart w:id="13" w:name="_Toc401059661"/>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2</w:t>
      </w:r>
      <w:r w:rsidR="003B4817">
        <w:fldChar w:fldCharType="end"/>
      </w:r>
      <w:bookmarkEnd w:id="12"/>
      <w:r>
        <w:t xml:space="preserve"> - </w:t>
      </w:r>
      <w:r w:rsidRPr="00EC2B84">
        <w:t>Conceptual Architecture of SPEEDD Prototype</w:t>
      </w:r>
      <w:bookmarkEnd w:id="13"/>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4" w:name="_Toc401059627"/>
      <w:r w:rsidRPr="00E93AD1">
        <w:t>SPEEDD Runtime Architecture</w:t>
      </w:r>
      <w:bookmarkEnd w:id="14"/>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composable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drawing>
          <wp:inline distT="0" distB="0" distL="0" distR="0" wp14:anchorId="6499D5E5" wp14:editId="7CAF9205">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5" w:name="_Ref399693784"/>
      <w:bookmarkStart w:id="16" w:name="_Toc401059662"/>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3</w:t>
      </w:r>
      <w:r w:rsidR="003B4817">
        <w:fldChar w:fldCharType="end"/>
      </w:r>
      <w:bookmarkEnd w:id="15"/>
      <w:r>
        <w:t xml:space="preserve"> </w:t>
      </w:r>
      <w:r w:rsidRPr="009D7BA0">
        <w:t>- SPEEDD - Event-Driven Architecture</w:t>
      </w:r>
      <w:bookmarkEnd w:id="16"/>
    </w:p>
    <w:p w:rsidR="00B03BB3" w:rsidRDefault="00B03BB3" w:rsidP="00F74FA3">
      <w:pPr>
        <w:rPr>
          <w:rFonts w:eastAsia="MS Mincho"/>
          <w:lang w:eastAsia="ja-JP"/>
        </w:rPr>
      </w:pPr>
      <w:r>
        <w:rPr>
          <w:rFonts w:eastAsia="MS Mincho"/>
          <w:lang w:eastAsia="ja-JP"/>
        </w:rPr>
        <w:lastRenderedPageBreak/>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listens 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8A0DB5">
        <w:rPr>
          <w:rFonts w:eastAsia="MS Mincho"/>
          <w:noProof/>
          <w:lang w:eastAsia="en-US" w:bidi="he-IL"/>
        </w:rPr>
        <w:drawing>
          <wp:inline distT="0" distB="0" distL="0" distR="0" wp14:anchorId="7681D63B" wp14:editId="6E047E68">
            <wp:extent cx="5338800" cy="3744000"/>
            <wp:effectExtent l="0" t="0" r="0" b="8890"/>
            <wp:docPr id="39939" name="Picture 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7" w:name="_Ref399693844"/>
      <w:bookmarkStart w:id="18" w:name="_Toc401059663"/>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4</w:t>
      </w:r>
      <w:r w:rsidR="003B4817">
        <w:fldChar w:fldCharType="end"/>
      </w:r>
      <w:bookmarkEnd w:id="17"/>
      <w:r>
        <w:t xml:space="preserve"> </w:t>
      </w:r>
      <w:r w:rsidRPr="00363617">
        <w:t>- SPEEDD Runtime - Event-Driven Architecture (Traffic Use Case)</w:t>
      </w:r>
      <w:bookmarkEnd w:id="18"/>
    </w:p>
    <w:p w:rsidR="002303C1" w:rsidRDefault="00926102" w:rsidP="002303C1">
      <w:pPr>
        <w:keepNext/>
      </w:pPr>
      <w:r>
        <w:rPr>
          <w:noProof/>
          <w:lang w:eastAsia="en-US" w:bidi="he-IL"/>
        </w:rPr>
        <w:lastRenderedPageBreak/>
        <w:drawing>
          <wp:inline distT="0" distB="0" distL="0" distR="0" wp14:anchorId="3D72480E" wp14:editId="644306B1">
            <wp:extent cx="5338800" cy="3308400"/>
            <wp:effectExtent l="0" t="0" r="0" b="6350"/>
            <wp:docPr id="39950" name="Picture 3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9" w:name="_Ref399693852"/>
      <w:bookmarkStart w:id="20" w:name="_Toc401059664"/>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5</w:t>
      </w:r>
      <w:r w:rsidR="003B4817">
        <w:fldChar w:fldCharType="end"/>
      </w:r>
      <w:bookmarkEnd w:id="19"/>
      <w:r>
        <w:t xml:space="preserve"> </w:t>
      </w:r>
      <w:r w:rsidRPr="004A6D7F">
        <w:t>- SPEEDD Runtime - Event-Driven Architecture (Credit Card Fraud Use Case)</w:t>
      </w:r>
      <w:bookmarkEnd w:id="20"/>
    </w:p>
    <w:p w:rsidR="00E93AD1" w:rsidRPr="00E93AD1" w:rsidRDefault="00E93AD1" w:rsidP="00462E25">
      <w:pPr>
        <w:pStyle w:val="Heading3"/>
        <w:rPr>
          <w:lang w:eastAsia="ja-JP"/>
        </w:rPr>
      </w:pPr>
      <w:bookmarkStart w:id="21" w:name="_Ref400010233"/>
      <w:bookmarkStart w:id="22" w:name="_Ref400010250"/>
      <w:bookmarkStart w:id="23" w:name="_Toc401059628"/>
      <w:r w:rsidRPr="00E93AD1">
        <w:rPr>
          <w:lang w:eastAsia="ja-JP"/>
        </w:rPr>
        <w:t>Event Bus</w:t>
      </w:r>
      <w:bookmarkEnd w:id="21"/>
      <w:bookmarkEnd w:id="22"/>
      <w:bookmarkEnd w:id="23"/>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C76DC">
        <w:rPr>
          <w:rFonts w:eastAsia="MS Mincho" w:hint="cs"/>
          <w:cs/>
          <w:lang w:eastAsia="ja-JP"/>
        </w:rPr>
        <w:t>‎</w:t>
      </w:r>
      <w:r w:rsidR="00CC76DC">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CC76DC">
        <w:t xml:space="preserve">Table </w:t>
      </w:r>
      <w:r w:rsidR="00CC76DC">
        <w:rPr>
          <w:rFonts w:hint="cs"/>
          <w:noProof/>
          <w:cs/>
        </w:rPr>
        <w:t>‎</w:t>
      </w:r>
      <w:r w:rsidR="00CC76DC">
        <w:rPr>
          <w:noProof/>
        </w:rPr>
        <w:t>2</w:t>
      </w:r>
      <w:r w:rsidR="00CC76DC">
        <w:t>.</w:t>
      </w:r>
      <w:r w:rsidR="00CC76DC">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4" w:name="_Ref399943477"/>
      <w:bookmarkStart w:id="25" w:name="_Toc401059659"/>
      <w:r>
        <w:t xml:space="preserve">Table </w:t>
      </w:r>
      <w:r w:rsidR="007D3788">
        <w:fldChar w:fldCharType="begin"/>
      </w:r>
      <w:r w:rsidR="007D3788">
        <w:instrText xml:space="preserve"> STYLEREF 1 \s </w:instrText>
      </w:r>
      <w:r w:rsidR="007D3788">
        <w:fldChar w:fldCharType="separate"/>
      </w:r>
      <w:r w:rsidR="00CC76DC">
        <w:rPr>
          <w:rFonts w:hint="cs"/>
          <w:noProof/>
          <w:cs/>
        </w:rPr>
        <w:t>‎</w:t>
      </w:r>
      <w:r w:rsidR="00CC76DC">
        <w:rPr>
          <w:noProof/>
        </w:rPr>
        <w:t>2</w:t>
      </w:r>
      <w:r w:rsidR="007D3788">
        <w:rPr>
          <w:noProof/>
        </w:rPr>
        <w:fldChar w:fldCharType="end"/>
      </w:r>
      <w:r>
        <w:t>.</w:t>
      </w:r>
      <w:r>
        <w:fldChar w:fldCharType="begin"/>
      </w:r>
      <w:r>
        <w:instrText xml:space="preserve"> SEQ Table \* ARABIC \s 1 </w:instrText>
      </w:r>
      <w:r>
        <w:fldChar w:fldCharType="separate"/>
      </w:r>
      <w:r w:rsidR="00CC76DC">
        <w:rPr>
          <w:noProof/>
        </w:rPr>
        <w:t>1</w:t>
      </w:r>
      <w:r>
        <w:fldChar w:fldCharType="end"/>
      </w:r>
      <w:bookmarkEnd w:id="24"/>
      <w:r>
        <w:t xml:space="preserve"> - Kafka topics in SPEEDD event bus</w:t>
      </w:r>
      <w:bookmarkEnd w:id="25"/>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lastRenderedPageBreak/>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6" w:name="_Ref400884520"/>
      <w:r>
        <w:rPr>
          <w:lang w:eastAsia="ja-JP"/>
        </w:rPr>
        <w:t>Partitioning for the Traffic Use Case</w:t>
      </w:r>
      <w:bookmarkEnd w:id="26"/>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7" w:name="_Ref400884529"/>
      <w:r>
        <w:rPr>
          <w:lang w:eastAsia="ja-JP"/>
        </w:rPr>
        <w:t>Partitioning for the Credit Card Fraud Use Case</w:t>
      </w:r>
      <w:bookmarkEnd w:id="27"/>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KafkaSpout listens on a kafka topic and creates a stream of the tuples. KafkaBolt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6</w:t>
      </w:r>
      <w:r w:rsidR="00345D6D">
        <w:rPr>
          <w:lang w:eastAsia="ja-JP"/>
        </w:rPr>
        <w:fldChar w:fldCharType="end"/>
      </w:r>
      <w:r w:rsidR="00345D6D">
        <w:rPr>
          <w:lang w:eastAsia="ja-JP"/>
        </w:rPr>
        <w:t xml:space="preserve"> illustrates the way this integration is done in SPEEDD. Raw events posted on the </w:t>
      </w:r>
      <w:r w:rsidR="00345D6D" w:rsidRPr="00552832">
        <w:rPr>
          <w:i/>
          <w:iCs/>
          <w:lang w:eastAsia="ja-JP"/>
        </w:rPr>
        <w:t>speedd-in-events</w:t>
      </w:r>
      <w:r w:rsidR="00345D6D">
        <w:rPr>
          <w:lang w:eastAsia="ja-JP"/>
        </w:rPr>
        <w:t xml:space="preserve"> topic in csv format are de-serialized using the use-case specific scheme (in the diagram </w:t>
      </w:r>
      <w:r w:rsidR="00345D6D" w:rsidRPr="00345D6D">
        <w:rPr>
          <w:i/>
          <w:iCs/>
          <w:lang w:eastAsia="ja-JP"/>
        </w:rPr>
        <w:t>AggregatedReadingScheme</w:t>
      </w:r>
      <w:r w:rsidR="00345D6D">
        <w:rPr>
          <w:lang w:eastAsia="ja-JP"/>
        </w:rPr>
        <w:t xml:space="preserve"> corresponds to the traffic sensor aggregated reading event format).</w:t>
      </w:r>
      <w:r w:rsidR="002F0E75">
        <w:rPr>
          <w:lang w:eastAsia="ja-JP"/>
        </w:rPr>
        <w:t xml:space="preserve"> The resulting stream contains tuples of form {eventName, timestamp, attributes</w:t>
      </w:r>
      <w:r w:rsidR="006A3FB9">
        <w:rPr>
          <w:lang w:eastAsia="ja-JP"/>
        </w:rPr>
        <w:t>}.</w:t>
      </w:r>
      <w:r w:rsidR="00C82B94">
        <w:rPr>
          <w:lang w:eastAsia="ja-JP"/>
        </w:rPr>
        <w:t xml:space="preserve"> Outbound events are </w:t>
      </w:r>
      <w:r w:rsidR="00C82B94">
        <w:rPr>
          <w:lang w:eastAsia="ja-JP"/>
        </w:rPr>
        <w:lastRenderedPageBreak/>
        <w:t xml:space="preserve">serialized as JSON text-based messages using </w:t>
      </w:r>
      <w:r w:rsidR="00C82B94" w:rsidRPr="005D5488">
        <w:rPr>
          <w:i/>
          <w:iCs/>
          <w:lang w:eastAsia="ja-JP"/>
        </w:rPr>
        <w:t>JsonEncoder</w:t>
      </w:r>
      <w:r w:rsidR="00C82B94">
        <w:rPr>
          <w:lang w:eastAsia="ja-JP"/>
        </w:rPr>
        <w:t xml:space="preserve"> c</w:t>
      </w:r>
      <w:r w:rsidR="00674C09">
        <w:rPr>
          <w:lang w:eastAsia="ja-JP"/>
        </w:rPr>
        <w:t>lass configured via serializer.class parameter of the KafkaBolt.</w:t>
      </w:r>
    </w:p>
    <w:p w:rsidR="00B70815" w:rsidRDefault="00B70815" w:rsidP="00B70815">
      <w:pPr>
        <w:keepNext/>
      </w:pPr>
      <w:r>
        <w:rPr>
          <w:rFonts w:eastAsia="MS Mincho"/>
          <w:noProof/>
          <w:lang w:eastAsia="en-US" w:bidi="he-IL"/>
        </w:rPr>
        <w:drawing>
          <wp:inline distT="0" distB="0" distL="0" distR="0" wp14:anchorId="7A64AAAF" wp14:editId="02F4FB7B">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8" w:name="_Ref400741719"/>
      <w:bookmarkStart w:id="29" w:name="_Toc401059665"/>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6</w:t>
      </w:r>
      <w:r w:rsidR="003B4817">
        <w:fldChar w:fldCharType="end"/>
      </w:r>
      <w:bookmarkEnd w:id="28"/>
      <w:r>
        <w:t xml:space="preserve"> - Storm-Kafka Integration</w:t>
      </w:r>
      <w:bookmarkEnd w:id="29"/>
    </w:p>
    <w:p w:rsidR="00E93AD1" w:rsidRPr="00E93AD1" w:rsidRDefault="00E93AD1" w:rsidP="00462E25">
      <w:pPr>
        <w:pStyle w:val="Heading3"/>
        <w:rPr>
          <w:lang w:eastAsia="ja-JP"/>
        </w:rPr>
      </w:pPr>
      <w:bookmarkStart w:id="30" w:name="_Toc401059629"/>
      <w:r w:rsidRPr="00E93AD1">
        <w:rPr>
          <w:lang w:eastAsia="ja-JP"/>
        </w:rPr>
        <w:t>Event/Data Providers</w:t>
      </w:r>
      <w:bookmarkEnd w:id="30"/>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Traffic sensors – magnetic wireless Sensys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CC76DC">
        <w:rPr>
          <w:rFonts w:hint="cs"/>
          <w:cs/>
          <w:lang w:eastAsia="ja-JP"/>
        </w:rPr>
        <w:t>‎</w:t>
      </w:r>
      <w:r w:rsidR="00CC76DC">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from FeedZai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CC76DC">
        <w:rPr>
          <w:rFonts w:hint="cs"/>
          <w:cs/>
          <w:lang w:eastAsia="ja-JP"/>
        </w:rPr>
        <w:t>‎</w:t>
      </w:r>
      <w:r w:rsidR="00CC76DC">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1" w:name="_Toc401059630"/>
      <w:r w:rsidRPr="00E93AD1">
        <w:rPr>
          <w:lang w:eastAsia="ja-JP"/>
        </w:rPr>
        <w:t>Action Consumption – Actuators/Connectors</w:t>
      </w:r>
      <w:bookmarkEnd w:id="3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2" w:name="_Toc399700452"/>
      <w:bookmarkStart w:id="33" w:name="_Ref400884641"/>
      <w:bookmarkStart w:id="34" w:name="_Toc401059631"/>
      <w:r w:rsidRPr="00E93AD1">
        <w:rPr>
          <w:lang w:eastAsia="ja-JP"/>
        </w:rPr>
        <w:lastRenderedPageBreak/>
        <w:t>Complex Event Processor</w:t>
      </w:r>
      <w:bookmarkEnd w:id="32"/>
      <w:bookmarkEnd w:id="33"/>
      <w:bookmarkEnd w:id="34"/>
    </w:p>
    <w:p w:rsidR="00C347BE" w:rsidRDefault="00117719" w:rsidP="00C347BE">
      <w:pPr>
        <w:pStyle w:val="Body"/>
        <w:keepNext/>
      </w:pPr>
      <w:r w:rsidRPr="00C57555">
        <w:rPr>
          <w:rFonts w:asciiTheme="minorHAnsi" w:hAnsiTheme="minorHAnsi"/>
          <w:b/>
          <w:noProof/>
          <w:sz w:val="22"/>
          <w:szCs w:val="22"/>
        </w:rPr>
        <w:drawing>
          <wp:inline distT="0" distB="0" distL="0" distR="0" wp14:anchorId="0B605390" wp14:editId="09725F6F">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5" w:name="_Ref400367988"/>
      <w:bookmarkStart w:id="36" w:name="_Toc401059666"/>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7</w:t>
      </w:r>
      <w:r w:rsidR="003B4817">
        <w:fldChar w:fldCharType="end"/>
      </w:r>
      <w:bookmarkEnd w:id="35"/>
      <w:r>
        <w:t xml:space="preserve"> - </w:t>
      </w:r>
      <w:r w:rsidRPr="00115BC9">
        <w:t>Proton Au</w:t>
      </w:r>
      <w:r>
        <w:t>thoring Tool and Runtime Engine</w:t>
      </w:r>
      <w:bookmarkEnd w:id="36"/>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CC76DC">
        <w:t xml:space="preserve">Figure </w:t>
      </w:r>
      <w:r w:rsidR="00CC76DC">
        <w:rPr>
          <w:rFonts w:hint="cs"/>
          <w:noProof/>
          <w:cs/>
        </w:rPr>
        <w:t>‎</w:t>
      </w:r>
      <w:r w:rsidR="00CC76DC">
        <w:rPr>
          <w:noProof/>
        </w:rPr>
        <w:t>2</w:t>
      </w:r>
      <w:r w:rsidR="00CC76DC">
        <w:t>.</w:t>
      </w:r>
      <w:r w:rsidR="00CC76DC">
        <w:rPr>
          <w:noProof/>
        </w:rPr>
        <w:t>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03C3DE90" wp14:editId="0C3DFC35">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7" w:name="_Ref400370071"/>
      <w:bookmarkStart w:id="38" w:name="_Toc401059667"/>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8</w:t>
      </w:r>
      <w:r w:rsidR="003B4817">
        <w:fldChar w:fldCharType="end"/>
      </w:r>
      <w:bookmarkEnd w:id="37"/>
      <w:r>
        <w:t xml:space="preserve"> - </w:t>
      </w:r>
      <w:r w:rsidRPr="009824DD">
        <w:t>Proton Runtime and external systems</w:t>
      </w:r>
      <w:bookmarkEnd w:id="38"/>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CC76DC">
        <w:t xml:space="preserve">Figure </w:t>
      </w:r>
      <w:r w:rsidR="00CC76DC">
        <w:rPr>
          <w:rFonts w:hint="cs"/>
          <w:noProof/>
          <w:cs/>
        </w:rPr>
        <w:t>‎</w:t>
      </w:r>
      <w:r w:rsidR="00CC76DC">
        <w:rPr>
          <w:noProof/>
        </w:rPr>
        <w:t>2</w:t>
      </w:r>
      <w:r w:rsidR="00CC76DC">
        <w:t>.</w:t>
      </w:r>
      <w:r w:rsidR="00CC76DC">
        <w:rPr>
          <w:noProof/>
        </w:rPr>
        <w:t>8</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41012B2D" wp14:editId="64E2353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9" w:name="_Ref400370198"/>
      <w:bookmarkStart w:id="40" w:name="_Toc401059668"/>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9</w:t>
      </w:r>
      <w:r w:rsidR="003B4817">
        <w:fldChar w:fldCharType="end"/>
      </w:r>
      <w:bookmarkEnd w:id="39"/>
      <w:r>
        <w:t xml:space="preserve"> - </w:t>
      </w:r>
      <w:r w:rsidRPr="006B1E95">
        <w:t>Proton components</w:t>
      </w:r>
      <w:bookmarkEnd w:id="40"/>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CC76DC">
        <w:t xml:space="preserve">Figure </w:t>
      </w:r>
      <w:r w:rsidR="00CC76DC">
        <w:rPr>
          <w:rFonts w:hint="cs"/>
          <w:noProof/>
          <w:cs/>
        </w:rPr>
        <w:t>‎</w:t>
      </w:r>
      <w:r w:rsidR="00CC76DC">
        <w:rPr>
          <w:noProof/>
        </w:rPr>
        <w:t>2</w:t>
      </w:r>
      <w:r w:rsidR="00CC76DC">
        <w:t>.</w:t>
      </w:r>
      <w:r w:rsidR="00CC76DC">
        <w:rPr>
          <w:noProof/>
        </w:rPr>
        <w:t>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551F7590" wp14:editId="32EDEA35">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1" w:name="_Ref400370339"/>
      <w:bookmarkStart w:id="42" w:name="_Toc401059669"/>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10</w:t>
      </w:r>
      <w:r w:rsidR="003B4817">
        <w:fldChar w:fldCharType="end"/>
      </w:r>
      <w:bookmarkEnd w:id="41"/>
      <w:r>
        <w:t xml:space="preserve"> - Architecture of </w:t>
      </w:r>
      <w:r w:rsidRPr="00AC30BF">
        <w:t>Proton on STORM</w:t>
      </w:r>
      <w:bookmarkEnd w:id="42"/>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CC76DC">
        <w:t xml:space="preserve">Figure </w:t>
      </w:r>
      <w:r w:rsidR="00CC76DC">
        <w:rPr>
          <w:rFonts w:hint="cs"/>
          <w:noProof/>
          <w:cs/>
        </w:rPr>
        <w:t>‎</w:t>
      </w:r>
      <w:r w:rsidR="00CC76DC">
        <w:rPr>
          <w:noProof/>
        </w:rPr>
        <w:t>2</w:t>
      </w:r>
      <w:r w:rsidR="00CC76DC">
        <w:t>.</w:t>
      </w:r>
      <w:r w:rsidR="00CC76DC">
        <w:rPr>
          <w:noProof/>
        </w:rPr>
        <w:t>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3" w:name="_Ref400878005"/>
      <w:bookmarkStart w:id="44" w:name="_Toc401059632"/>
      <w:r w:rsidRPr="00E93AD1">
        <w:rPr>
          <w:lang w:eastAsia="ja-JP"/>
        </w:rPr>
        <w:t xml:space="preserve">Decision </w:t>
      </w:r>
      <w:r w:rsidR="00A820CB">
        <w:rPr>
          <w:lang w:eastAsia="ja-JP"/>
        </w:rPr>
        <w:t>Making</w:t>
      </w:r>
      <w:bookmarkEnd w:id="43"/>
      <w:bookmarkEnd w:id="44"/>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CC76DC">
        <w:t xml:space="preserve">Figure </w:t>
      </w:r>
      <w:r w:rsidR="00CC76DC">
        <w:rPr>
          <w:rFonts w:hint="cs"/>
          <w:noProof/>
          <w:cs/>
        </w:rPr>
        <w:t>‎</w:t>
      </w:r>
      <w:r w:rsidR="00CC76DC">
        <w:rPr>
          <w:noProof/>
        </w:rPr>
        <w:t>2</w:t>
      </w:r>
      <w:r w:rsidR="00CC76DC">
        <w:t>.</w:t>
      </w:r>
      <w:r w:rsidR="00CC76DC">
        <w:rPr>
          <w:noProof/>
        </w:rPr>
        <w:t>10</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Kalman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CC76DC">
        <w:t xml:space="preserve">Figure </w:t>
      </w:r>
      <w:r w:rsidR="00CC76DC">
        <w:rPr>
          <w:rFonts w:hint="cs"/>
          <w:noProof/>
          <w:cs/>
        </w:rPr>
        <w:t>‎</w:t>
      </w:r>
      <w:r w:rsidR="00CC76DC">
        <w:rPr>
          <w:noProof/>
        </w:rPr>
        <w:t>2</w:t>
      </w:r>
      <w:r w:rsidR="00CC76DC">
        <w:t>.</w:t>
      </w:r>
      <w:r w:rsidR="00CC76DC">
        <w:rPr>
          <w:noProof/>
        </w:rPr>
        <w:t>11</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6C3EC55F" wp14:editId="3F26D0B6">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4F21B20E" wp14:editId="5AB8980E">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27ECE" w:rsidRDefault="00927ECE" w:rsidP="00600A71">
                            <w:pPr>
                              <w:pStyle w:val="Caption"/>
                            </w:pPr>
                            <w:bookmarkStart w:id="45" w:name="_Ref400707872"/>
                            <w:bookmarkStart w:id="46" w:name="_Toc40105967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45"/>
                            <w:r>
                              <w:t xml:space="preserve"> </w:t>
                            </w:r>
                            <w:r w:rsidRPr="007C4D79">
                              <w:t>- SPEEDD Traffic Use Case, physical system: Decision making will implement a hierarchical control scheme consisting of local feedback on a freeway and a network-wide planning 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927ECE" w:rsidRDefault="00927ECE" w:rsidP="00600A71">
                      <w:pPr>
                        <w:pStyle w:val="Caption"/>
                      </w:pPr>
                      <w:bookmarkStart w:id="47" w:name="_Ref400707872"/>
                      <w:bookmarkStart w:id="48" w:name="_Toc40105967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47"/>
                      <w:r>
                        <w:t xml:space="preserve"> </w:t>
                      </w:r>
                      <w:r w:rsidRPr="007C4D79">
                        <w:t>- SPEEDD Traffic Use Case, physical system: Decision making will implement a hierarchical control scheme consisting of local feedback on a freeway and a network-wide planning layer.</w:t>
                      </w:r>
                      <w:bookmarkEnd w:id="48"/>
                    </w:p>
                  </w:txbxContent>
                </v:textbox>
                <w10:wrap type="through"/>
              </v:shape>
            </w:pict>
          </mc:Fallback>
        </mc:AlternateContent>
      </w:r>
      <w:r>
        <w:rPr>
          <w:noProof/>
        </w:rPr>
        <w:drawing>
          <wp:anchor distT="152400" distB="152400" distL="152400" distR="152400" simplePos="0" relativeHeight="251660288" behindDoc="0" locked="0" layoutInCell="1" allowOverlap="1" wp14:anchorId="76AE2A2C" wp14:editId="1294D911">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7">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7358170C" wp14:editId="15791834">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927ECE" w:rsidRPr="00031932" w:rsidRDefault="00927ECE" w:rsidP="0002130B">
                            <w:pPr>
                              <w:pStyle w:val="Caption"/>
                              <w:rPr>
                                <w:noProof/>
                              </w:rPr>
                            </w:pPr>
                            <w:bookmarkStart w:id="49" w:name="_Ref400708322"/>
                            <w:bookmarkStart w:id="50" w:name="_Toc40105967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49"/>
                            <w:r>
                              <w:t xml:space="preserve"> - </w:t>
                            </w:r>
                            <w:r w:rsidRPr="00273F14">
                              <w:t>SPEEDD Traffic Use Case, implementation at runtime: The decision-making module includes a collection of Kalman filters and feedback controllers. It also has access to an external black-box oracle.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927ECE" w:rsidRPr="00031932" w:rsidRDefault="00927ECE" w:rsidP="0002130B">
                      <w:pPr>
                        <w:pStyle w:val="Caption"/>
                        <w:rPr>
                          <w:noProof/>
                        </w:rPr>
                      </w:pPr>
                      <w:bookmarkStart w:id="51" w:name="_Ref400708322"/>
                      <w:bookmarkStart w:id="52" w:name="_Toc40105967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51"/>
                      <w:r>
                        <w:t xml:space="preserve"> - </w:t>
                      </w:r>
                      <w:r w:rsidRPr="00273F14">
                        <w:t>SPEEDD Traffic Use Case, implementation at runtime: The decision-making module includes a collection of Kalman filters and feedback controllers. It also has access to an external black-box oracle.</w:t>
                      </w:r>
                      <w:bookmarkEnd w:id="52"/>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53" w:name="_Toc401059633"/>
      <w:r w:rsidRPr="00E93AD1">
        <w:rPr>
          <w:lang w:eastAsia="ja-JP"/>
        </w:rPr>
        <w:lastRenderedPageBreak/>
        <w:t>Dashboard application</w:t>
      </w:r>
      <w:bookmarkEnd w:id="53"/>
    </w:p>
    <w:p w:rsidR="00800A3A" w:rsidRPr="001D4F69" w:rsidRDefault="00800A3A" w:rsidP="00C215C3">
      <w:pPr>
        <w:jc w:val="both"/>
        <w:rPr>
          <w:lang w:val="en-GB"/>
        </w:rPr>
      </w:pPr>
      <w:bookmarkStart w:id="54"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13</w:t>
      </w:r>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25pt;height:320.45pt" o:ole="">
            <v:imagedata r:id="rId28" o:title=""/>
          </v:shape>
          <o:OLEObject Type="Embed" ProgID="Visio.Drawing.11" ShapeID="_x0000_i1026" DrawAspect="Content" ObjectID="_1474886677" r:id="rId29"/>
        </w:object>
      </w:r>
    </w:p>
    <w:p w:rsidR="00800A3A" w:rsidRDefault="00327B5F" w:rsidP="00327B5F">
      <w:pPr>
        <w:pStyle w:val="Caption"/>
        <w:jc w:val="both"/>
        <w:rPr>
          <w:lang w:val="en-GB"/>
        </w:rPr>
      </w:pPr>
      <w:bookmarkStart w:id="55" w:name="_Ref400462337"/>
      <w:bookmarkStart w:id="56" w:name="_Toc401059672"/>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13</w:t>
      </w:r>
      <w:r w:rsidR="003B4817">
        <w:fldChar w:fldCharType="end"/>
      </w:r>
      <w:bookmarkEnd w:id="55"/>
      <w:r>
        <w:t xml:space="preserve"> - </w:t>
      </w:r>
      <w:r w:rsidRPr="004F1B9F">
        <w:t>Dashboard Architecture</w:t>
      </w:r>
      <w:bookmarkEnd w:id="56"/>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r w:rsidRPr="00CD3FB5">
        <w:rPr>
          <w:i/>
          <w:lang w:val="en-GB"/>
        </w:rPr>
        <w:t>speedd-out-events</w:t>
      </w:r>
      <w:r w:rsidRPr="001D4F69">
        <w:rPr>
          <w:lang w:val="en-GB"/>
        </w:rPr>
        <w:t xml:space="preserve"> and </w:t>
      </w:r>
      <w:r w:rsidRPr="00CD3FB5">
        <w:rPr>
          <w:i/>
          <w:lang w:val="en-GB"/>
        </w:rPr>
        <w:t>speedd-actions</w:t>
      </w:r>
      <w:r w:rsidRPr="001D4F69">
        <w:rPr>
          <w:lang w:val="en-GB"/>
        </w:rPr>
        <w:t xml:space="preserve">. The producer broadcasts messages under the topic </w:t>
      </w:r>
      <w:r w:rsidRPr="0030211C">
        <w:rPr>
          <w:i/>
          <w:lang w:val="en-GB"/>
        </w:rPr>
        <w:t>speedd-actions-confirmed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CC76DC">
        <w:rPr>
          <w:rFonts w:hint="cs"/>
          <w:cs/>
          <w:lang w:val="en-GB"/>
        </w:rPr>
        <w:t>‎</w:t>
      </w:r>
      <w:r w:rsidR="00CC76DC">
        <w:rPr>
          <w:lang w:val="en-GB"/>
        </w:rPr>
        <w:t>2.4.1</w:t>
      </w:r>
      <w:r w:rsidR="00CE133B">
        <w:rPr>
          <w:lang w:val="en-GB"/>
        </w:rPr>
        <w:fldChar w:fldCharType="end"/>
      </w:r>
      <w:r w:rsidRPr="001D4F69">
        <w:rPr>
          <w:lang w:val="en-GB"/>
        </w:rPr>
        <w:t xml:space="preserve">. Both the Kafka consumer and producer are implemented using the npm (node package manager) module ‘kafka-node’,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Javascript library that enables the update of DOM elements as soon as corresponding data are received from the server. The server-client communication is implemented through SSE (server-sent events), standardized as part of HTML5 while confirmed user actions are sent to the server through an XMLhttpRequest.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CC76DC">
        <w:t xml:space="preserve">Figure </w:t>
      </w:r>
      <w:r w:rsidR="00CC76DC">
        <w:rPr>
          <w:rFonts w:hint="cs"/>
          <w:noProof/>
          <w:cs/>
        </w:rPr>
        <w:t>‎</w:t>
      </w:r>
      <w:r w:rsidR="00CC76DC">
        <w:rPr>
          <w:noProof/>
        </w:rPr>
        <w:t>2</w:t>
      </w:r>
      <w:r w:rsidR="00CC76DC">
        <w:t>.</w:t>
      </w:r>
      <w:r w:rsidR="00CC76DC">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5" type="#_x0000_t75" style="width:451.25pt;height:361.8pt" o:ole="">
            <v:imagedata r:id="rId30" o:title=""/>
          </v:shape>
          <o:OLEObject Type="Embed" ProgID="Visio.Drawing.15" ShapeID="_x0000_i1025" DrawAspect="Content" ObjectID="_1474886678" r:id="rId31"/>
        </w:object>
      </w:r>
    </w:p>
    <w:p w:rsidR="00800A3A" w:rsidRDefault="002C67A8" w:rsidP="002C67A8">
      <w:pPr>
        <w:pStyle w:val="Caption"/>
        <w:jc w:val="both"/>
      </w:pPr>
      <w:bookmarkStart w:id="57" w:name="_Ref400462394"/>
      <w:bookmarkStart w:id="58" w:name="_Toc401059673"/>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14</w:t>
      </w:r>
      <w:r w:rsidR="003B4817">
        <w:fldChar w:fldCharType="end"/>
      </w:r>
      <w:bookmarkEnd w:id="57"/>
      <w:r>
        <w:t xml:space="preserve"> - User Interface</w:t>
      </w:r>
      <w:bookmarkEnd w:id="58"/>
    </w:p>
    <w:p w:rsidR="000C4635" w:rsidRDefault="000C4635" w:rsidP="000C4635">
      <w:pPr>
        <w:pStyle w:val="Heading3"/>
      </w:pPr>
      <w:bookmarkStart w:id="59" w:name="_Toc401059634"/>
      <w:r>
        <w:t>Scalable aggregation mechanisms</w:t>
      </w:r>
      <w:bookmarkEnd w:id="59"/>
    </w:p>
    <w:p w:rsidR="000C4635" w:rsidRPr="000C4635" w:rsidRDefault="000C4635" w:rsidP="00832A49">
      <w:r>
        <w:t>We foresee the need to compute aggregated values for some attributes, for use by decision man</w:t>
      </w:r>
      <w:r w:rsidR="00827080">
        <w:t xml:space="preserve">agement or dashboard components; </w:t>
      </w:r>
      <w:r w:rsidR="00314E8C">
        <w:t>f</w:t>
      </w:r>
      <w:r>
        <w:t>or instance, the average density</w:t>
      </w:r>
      <w:r w:rsidR="00827080">
        <w:t xml:space="preserve"> over some period of time at different sections of the road network.</w:t>
      </w:r>
      <w:r>
        <w:t xml:space="preserve"> </w:t>
      </w:r>
      <w:r w:rsidR="00053E66">
        <w:t xml:space="preserve">The design work for a scalable distributed aggregation framework is still in progress. Architecture of the distributed counter algorithm that provides the foundation of this work is described in </w:t>
      </w:r>
      <w:r w:rsidR="00832A49">
        <w:t>paragraph</w:t>
      </w:r>
      <w:r w:rsidR="00C83931">
        <w:t xml:space="preserve"> </w:t>
      </w:r>
      <w:r w:rsidR="00053E66">
        <w:fldChar w:fldCharType="begin"/>
      </w:r>
      <w:r w:rsidR="00053E66">
        <w:instrText xml:space="preserve"> REF _Ref401058789 \w \h </w:instrText>
      </w:r>
      <w:r w:rsidR="00053E66">
        <w:fldChar w:fldCharType="separate"/>
      </w:r>
      <w:r w:rsidR="00CC76DC">
        <w:rPr>
          <w:rFonts w:hint="cs"/>
          <w:cs/>
        </w:rPr>
        <w:t>‎</w:t>
      </w:r>
      <w:r w:rsidR="00CC76DC">
        <w:t>6</w:t>
      </w:r>
      <w:r w:rsidR="00053E66">
        <w:fldChar w:fldCharType="end"/>
      </w:r>
      <w:r w:rsidR="00053E66">
        <w:t>.</w:t>
      </w:r>
    </w:p>
    <w:p w:rsidR="00E93AD1" w:rsidRPr="00E93AD1" w:rsidRDefault="009C156F" w:rsidP="00462E25">
      <w:pPr>
        <w:pStyle w:val="Heading2"/>
      </w:pPr>
      <w:bookmarkStart w:id="60" w:name="_Toc401059635"/>
      <w:r>
        <w:t>Design</w:t>
      </w:r>
      <w:r w:rsidR="00E93AD1" w:rsidRPr="00E93AD1">
        <w:t>-Time Architecture</w:t>
      </w:r>
      <w:bookmarkEnd w:id="54"/>
      <w:bookmarkEnd w:id="60"/>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61A24B7F" wp14:editId="2A37215A">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1" w:name="_Ref400037388"/>
      <w:bookmarkStart w:id="62" w:name="_Toc401059674"/>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15</w:t>
      </w:r>
      <w:r w:rsidR="003B4817">
        <w:fldChar w:fldCharType="end"/>
      </w:r>
      <w:bookmarkEnd w:id="61"/>
      <w:r>
        <w:t xml:space="preserve"> - SPEEDD </w:t>
      </w:r>
      <w:r w:rsidR="00665AE4">
        <w:t>Design</w:t>
      </w:r>
      <w:r>
        <w:t xml:space="preserve"> Time Architecture</w:t>
      </w:r>
      <w:bookmarkEnd w:id="62"/>
    </w:p>
    <w:p w:rsidR="00E93AD1" w:rsidRDefault="00E93AD1" w:rsidP="00462E25">
      <w:pPr>
        <w:pStyle w:val="Heading3"/>
        <w:rPr>
          <w:lang w:eastAsia="ja-JP"/>
        </w:rPr>
      </w:pPr>
      <w:bookmarkStart w:id="63" w:name="_Toc401059636"/>
      <w:r w:rsidRPr="00E93AD1">
        <w:rPr>
          <w:lang w:eastAsia="ja-JP"/>
        </w:rPr>
        <w:t>Event Pattern Mining</w:t>
      </w:r>
      <w:bookmarkEnd w:id="63"/>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rsidR="00CC76DC">
        <w:t xml:space="preserve">Figure </w:t>
      </w:r>
      <w:r w:rsidR="00CC76DC">
        <w:rPr>
          <w:rFonts w:hint="cs"/>
          <w:noProof/>
          <w:cs/>
        </w:rPr>
        <w:t>‎</w:t>
      </w:r>
      <w:r w:rsidR="00CC76DC">
        <w:rPr>
          <w:noProof/>
        </w:rPr>
        <w:t>2</w:t>
      </w:r>
      <w:r w:rsidR="00CC76DC">
        <w:t>.</w:t>
      </w:r>
      <w:r w:rsidR="00CC76DC">
        <w:rPr>
          <w:noProof/>
        </w:rPr>
        <w:t>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6"/>
      </w:r>
      <w:r w:rsidR="002014B9" w:rsidRPr="001A6136">
        <w:t>.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format.</w:t>
      </w:r>
      <w:r w:rsidR="00442440" w:rsidRPr="00E93AD1">
        <w:rPr>
          <w:rFonts w:eastAsia="MS Mincho"/>
          <w:lang w:eastAsia="ja-JP"/>
        </w:rPr>
        <w:t xml:space="preserve"> </w:t>
      </w:r>
    </w:p>
    <w:p w:rsidR="00E93AD1" w:rsidRDefault="00E93AD1" w:rsidP="00462E25">
      <w:pPr>
        <w:pStyle w:val="Heading3"/>
        <w:rPr>
          <w:lang w:eastAsia="ja-JP"/>
        </w:rPr>
      </w:pPr>
      <w:bookmarkStart w:id="64" w:name="_Toc401059637"/>
      <w:r w:rsidRPr="00E93AD1">
        <w:rPr>
          <w:lang w:eastAsia="ja-JP"/>
        </w:rPr>
        <w:t>Authoring of CEP Rules</w:t>
      </w:r>
      <w:bookmarkEnd w:id="64"/>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65" w:name="_Ref401056725"/>
      <w:bookmarkStart w:id="66" w:name="_Ref401056783"/>
      <w:bookmarkStart w:id="67" w:name="_Toc401059638"/>
      <w:r w:rsidRPr="00E93AD1">
        <w:t>Integration – APIs and Data Formats</w:t>
      </w:r>
      <w:bookmarkEnd w:id="65"/>
      <w:bookmarkEnd w:id="66"/>
      <w:bookmarkEnd w:id="67"/>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All the events emitted by SPEEDD components have uniform structure, defined by the org.speedd.data.Event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String getEventName();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getTimestamp();</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Map&lt;String, Object&gt; getAttributes();</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r w:rsidRPr="00DE08B6">
        <w:rPr>
          <w:i/>
          <w:iCs/>
          <w:lang w:eastAsia="ja-JP"/>
        </w:rPr>
        <w:t>AggregatedSensorRead</w:t>
      </w:r>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“UpdateMeteringRateAction”</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 xml:space="preserve">"timestamp":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"UpdateMeteringRateAction",</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"attributes":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"density":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"location":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"lane":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"newMeteringRate":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7"/>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CC76DC">
        <w:rPr>
          <w:rFonts w:hint="cs"/>
          <w:cs/>
          <w:lang w:eastAsia="ja-JP"/>
        </w:rPr>
        <w:t>‎</w:t>
      </w:r>
      <w:r w:rsidR="00CC76DC">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CC76DC">
        <w:t xml:space="preserve">Table </w:t>
      </w:r>
      <w:r w:rsidR="00CC76DC">
        <w:rPr>
          <w:rFonts w:hint="cs"/>
          <w:noProof/>
          <w:cs/>
        </w:rPr>
        <w:t>‎</w:t>
      </w:r>
      <w:r w:rsidR="00CC76DC">
        <w:rPr>
          <w:noProof/>
        </w:rPr>
        <w:t>2</w:t>
      </w:r>
      <w:r w:rsidR="00CC76DC">
        <w:t>.</w:t>
      </w:r>
      <w:r w:rsidR="00CC76DC">
        <w:rPr>
          <w:noProof/>
        </w:rPr>
        <w:t>1</w:t>
      </w:r>
      <w:r w:rsidR="008E7994">
        <w:rPr>
          <w:lang w:eastAsia="ja-JP"/>
        </w:rPr>
        <w:fldChar w:fldCharType="end"/>
      </w:r>
      <w:r w:rsidR="008E7994">
        <w:rPr>
          <w:lang w:eastAsia="ja-JP"/>
        </w:rPr>
        <w:t>.</w:t>
      </w:r>
    </w:p>
    <w:p w:rsidR="00BC4AA8" w:rsidRDefault="00BC4AA8" w:rsidP="00692179">
      <w:pPr>
        <w:pStyle w:val="Heading2"/>
      </w:pPr>
      <w:bookmarkStart w:id="68" w:name="_Toc401059639"/>
      <w:bookmarkStart w:id="69" w:name="_Ref401064092"/>
      <w:r>
        <w:t>Deployment Architecture</w:t>
      </w:r>
      <w:bookmarkEnd w:id="68"/>
      <w:bookmarkEnd w:id="69"/>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rsidR="00CC76DC">
        <w:t xml:space="preserve">Figure </w:t>
      </w:r>
      <w:r w:rsidR="00CC76DC">
        <w:rPr>
          <w:rFonts w:hint="cs"/>
          <w:noProof/>
          <w:cs/>
        </w:rPr>
        <w:t>‎</w:t>
      </w:r>
      <w:r w:rsidR="00CC76DC">
        <w:rPr>
          <w:noProof/>
        </w:rPr>
        <w:t>2</w:t>
      </w:r>
      <w:r w:rsidR="00CC76DC">
        <w:t>.</w:t>
      </w:r>
      <w:r w:rsidR="00CC76DC">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CC76DC">
        <w:rPr>
          <w:rFonts w:hint="cs"/>
          <w:cs/>
          <w:lang w:eastAsia="ja-JP"/>
        </w:rPr>
        <w:t>‎</w:t>
      </w:r>
      <w:r w:rsidR="00CC76DC">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kafka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CC76DC">
        <w:rPr>
          <w:rFonts w:hint="cs"/>
          <w:cs/>
          <w:lang w:eastAsia="ja-JP"/>
        </w:rPr>
        <w:t>‎</w:t>
      </w:r>
      <w:r w:rsidR="00CC76DC">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CC76DC">
        <w:rPr>
          <w:rFonts w:hint="cs"/>
          <w:cs/>
          <w:lang w:eastAsia="ja-JP"/>
        </w:rPr>
        <w:t>‎</w:t>
      </w:r>
      <w:r w:rsidR="00CC76DC">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CC76DC">
        <w:rPr>
          <w:rFonts w:hint="cs"/>
          <w:cs/>
          <w:lang w:eastAsia="ja-JP"/>
        </w:rPr>
        <w:t>‎</w:t>
      </w:r>
      <w:r w:rsidR="00CC76DC">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kafka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200747D9" wp14:editId="525C149E">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0" w:name="_Ref400877534"/>
      <w:bookmarkStart w:id="71" w:name="_Toc401059675"/>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16</w:t>
      </w:r>
      <w:r w:rsidR="003B4817">
        <w:fldChar w:fldCharType="end"/>
      </w:r>
      <w:bookmarkEnd w:id="70"/>
      <w:r>
        <w:t xml:space="preserve"> - Deployment Architecture</w:t>
      </w:r>
      <w:bookmarkEnd w:id="71"/>
    </w:p>
    <w:p w:rsidR="0086065E" w:rsidRDefault="002A4FCE" w:rsidP="00C14C82">
      <w:r>
        <w:t>It is important to mention that for development, functional testing, and demonstration purposes the entire deployment of SPEEDD prototype should run on a single machine (e.g. a developer’s laptop), or in a single virtual machine instance</w:t>
      </w:r>
      <w:r w:rsidR="00C14C82">
        <w:t>.</w:t>
      </w:r>
    </w:p>
    <w:p w:rsidR="00E93AD1" w:rsidRPr="00E93AD1" w:rsidRDefault="00E93AD1" w:rsidP="00692179">
      <w:pPr>
        <w:pStyle w:val="Heading2"/>
      </w:pPr>
      <w:bookmarkStart w:id="72" w:name="_Toc401059640"/>
      <w:r w:rsidRPr="00E93AD1">
        <w:lastRenderedPageBreak/>
        <w:t>Non-Functional Aspects</w:t>
      </w:r>
      <w:bookmarkEnd w:id="72"/>
    </w:p>
    <w:p w:rsidR="00E93AD1" w:rsidRPr="00E93AD1" w:rsidRDefault="00E93AD1" w:rsidP="007A4913">
      <w:pPr>
        <w:pStyle w:val="Heading3"/>
        <w:rPr>
          <w:lang w:eastAsia="ja-JP"/>
        </w:rPr>
      </w:pPr>
      <w:bookmarkStart w:id="73" w:name="_Toc401059641"/>
      <w:r w:rsidRPr="00E93AD1">
        <w:rPr>
          <w:lang w:eastAsia="ja-JP"/>
        </w:rPr>
        <w:t>Scalability</w:t>
      </w:r>
      <w:bookmarkEnd w:id="73"/>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CC76DC">
        <w:rPr>
          <w:rFonts w:eastAsia="MS Mincho" w:hint="cs"/>
          <w:cs/>
          <w:lang w:eastAsia="ja-JP"/>
        </w:rPr>
        <w:t>‎</w:t>
      </w:r>
      <w:r w:rsidR="00CC76DC">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74" w:name="_Toc401059642"/>
      <w:r w:rsidRPr="00E93AD1">
        <w:rPr>
          <w:lang w:eastAsia="ja-JP"/>
        </w:rPr>
        <w:t>Fault Tolerance</w:t>
      </w:r>
      <w:bookmarkEnd w:id="74"/>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8"/>
      </w:r>
    </w:p>
    <w:p w:rsidR="00E93AD1" w:rsidRPr="00E93AD1" w:rsidRDefault="00E93AD1" w:rsidP="007A4913">
      <w:pPr>
        <w:pStyle w:val="Heading3"/>
        <w:rPr>
          <w:lang w:eastAsia="ja-JP"/>
        </w:rPr>
      </w:pPr>
      <w:bookmarkStart w:id="75" w:name="_Toc401059643"/>
      <w:bookmarkStart w:id="76" w:name="_Ref401063925"/>
      <w:r w:rsidRPr="00E93AD1">
        <w:rPr>
          <w:lang w:eastAsia="ja-JP"/>
        </w:rPr>
        <w:t>Testability</w:t>
      </w:r>
      <w:bookmarkEnd w:id="75"/>
      <w:bookmarkEnd w:id="76"/>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9"/>
      </w:r>
      <w:r>
        <w:rPr>
          <w:rFonts w:eastAsia="MS Mincho"/>
          <w:lang w:eastAsia="ja-JP"/>
        </w:rPr>
        <w:t>, Mockito</w:t>
      </w:r>
      <w:r w:rsidR="00A44BFF">
        <w:rPr>
          <w:rStyle w:val="FootnoteReference"/>
          <w:rFonts w:eastAsia="MS Mincho"/>
          <w:lang w:eastAsia="ja-JP"/>
        </w:rPr>
        <w:footnoteReference w:id="10"/>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kafka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1"/>
      </w:r>
    </w:p>
    <w:p w:rsidR="00001CB6" w:rsidRDefault="00001CB6" w:rsidP="00001CB6">
      <w:pPr>
        <w:pStyle w:val="Heading1"/>
        <w:rPr>
          <w:lang w:eastAsia="ja-JP"/>
        </w:rPr>
      </w:pPr>
      <w:bookmarkStart w:id="77" w:name="_Toc401059644"/>
      <w:r>
        <w:rPr>
          <w:lang w:eastAsia="ja-JP"/>
        </w:rPr>
        <w:t>Test Plan</w:t>
      </w:r>
      <w:bookmarkEnd w:id="77"/>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A4104A">
        <w:rPr>
          <w:rFonts w:eastAsia="MS Mincho" w:hint="cs"/>
          <w:cs/>
          <w:lang w:eastAsia="ja-JP"/>
        </w:rPr>
        <w:t>‎</w:t>
      </w:r>
      <w:r w:rsidR="00A4104A">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 xml:space="preserve">Performance tests come to verify the performance and scalability characteristics of the prototype. In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2.7</w:t>
      </w:r>
      <w:r>
        <w:rPr>
          <w:rFonts w:eastAsia="MS Mincho"/>
          <w:lang w:eastAsia="ja-JP"/>
        </w:rPr>
        <w:fldChar w:fldCharType="end"/>
      </w:r>
      <w:r>
        <w:rPr>
          <w:rFonts w:eastAsia="MS Mincho"/>
          <w:lang w:eastAsia="ja-JP"/>
        </w:rPr>
        <w:t xml:space="preserve"> we described the deployment environment that should be used to run performance tests. In 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78" w:name="_Toc401059645"/>
      <w:r>
        <w:rPr>
          <w:lang w:eastAsia="ja-JP"/>
        </w:rPr>
        <w:lastRenderedPageBreak/>
        <w:t>Conclusions</w:t>
      </w:r>
      <w:bookmarkEnd w:id="78"/>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79" w:name="_Toc401059646"/>
      <w:r>
        <w:rPr>
          <w:lang w:eastAsia="ja-JP"/>
        </w:rPr>
        <w:t>Appendix</w:t>
      </w:r>
      <w:r w:rsidR="00B91FB8">
        <w:rPr>
          <w:lang w:eastAsia="ja-JP"/>
        </w:rPr>
        <w:t xml:space="preserve"> – Technology Evaluation</w:t>
      </w:r>
      <w:bookmarkEnd w:id="79"/>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0" w:name="_Toc399660693"/>
      <w:bookmarkStart w:id="81" w:name="_Toc401059647"/>
      <w:r>
        <w:t>Stream Processing – requirements and evaluation criteria</w:t>
      </w:r>
      <w:bookmarkEnd w:id="80"/>
      <w:bookmarkEnd w:id="81"/>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Pr>
          <w:rFonts w:hint="cs"/>
          <w:cs/>
          <w:lang w:eastAsia="ja-JP"/>
        </w:rPr>
        <w:t>‎</w:t>
      </w:r>
      <w:r>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lastRenderedPageBreak/>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A46151">
      <w:pPr>
        <w:pStyle w:val="ListParagraph"/>
        <w:numPr>
          <w:ilvl w:val="1"/>
          <w:numId w:val="29"/>
        </w:numPr>
        <w:rPr>
          <w:lang w:eastAsia="ja-JP"/>
        </w:rPr>
      </w:pPr>
      <w:r>
        <w:rPr>
          <w:lang w:eastAsia="ja-JP"/>
        </w:rPr>
        <w:t>We are interested to collaborate with FERARI</w:t>
      </w:r>
      <w:r w:rsidR="000E4727">
        <w:rPr>
          <w:rStyle w:val="FootnoteReference"/>
          <w:lang w:eastAsia="ja-JP"/>
        </w:rPr>
        <w:footnoteReference w:id="12"/>
      </w:r>
      <w:r>
        <w:rPr>
          <w:lang w:eastAsia="ja-JP"/>
        </w:rPr>
        <w:t xml:space="preserve"> project which is also building a highly scalable event processing technology based on Proton. Knowledge and code reuse would be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2" w:name="_Toc399660694"/>
      <w:bookmarkStart w:id="83" w:name="_Toc401059648"/>
      <w:r>
        <w:t>Storm</w:t>
      </w:r>
      <w:bookmarkEnd w:id="82"/>
      <w:bookmarkEnd w:id="83"/>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13"/>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BF50BD" w:rsidRDefault="00BF50BD" w:rsidP="00BF50BD">
      <w:pPr>
        <w:rPr>
          <w:lang w:eastAsia="ja-JP"/>
        </w:rPr>
      </w:pPr>
      <w:r>
        <w:rPr>
          <w:lang w:eastAsia="ja-JP"/>
        </w:rPr>
        <w:t>Stream in storm 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AD3DDA">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storm 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r w:rsidR="008177A4">
        <w:t xml:space="preserve">Figure </w:t>
      </w:r>
      <w:r w:rsidR="008177A4">
        <w:rPr>
          <w:rFonts w:hint="cs"/>
          <w:noProof/>
          <w:cs/>
        </w:rPr>
        <w:t>‎</w:t>
      </w:r>
      <w:r w:rsidR="008177A4">
        <w:rPr>
          <w:noProof/>
        </w:rPr>
        <w:t>5</w:t>
      </w:r>
      <w:r w:rsidR="008177A4">
        <w:t>.</w:t>
      </w:r>
      <w:r w:rsidR="008177A4">
        <w:rPr>
          <w:noProof/>
        </w:rPr>
        <w:t>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storm 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Storm ecosystem provides integration with a wide variety of the messaging systems and databases, among them are such messaging technologies as Kestrel, RabbitMQ, Kafka, JMS, and such databases as MongoDB,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lang w:eastAsia="ja-JP"/>
        </w:rPr>
        <w:lastRenderedPageBreak/>
        <w:drawing>
          <wp:inline distT="0" distB="0" distL="0" distR="0" wp14:anchorId="4ACFA9D2" wp14:editId="1BB2AEE3">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4" w:name="_Ref401073867"/>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w:t>
      </w:r>
      <w:r w:rsidR="003B4817">
        <w:fldChar w:fldCharType="end"/>
      </w:r>
      <w:bookmarkEnd w:id="84"/>
      <w:r>
        <w:t xml:space="preserve"> - Storm Topology</w:t>
      </w:r>
      <w:r w:rsidR="00F470EB">
        <w:rPr>
          <w:rStyle w:val="FootnoteReference"/>
        </w:rPr>
        <w:footnoteReference w:id="14"/>
      </w:r>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Javascript, Perl, and PHP.</w:t>
      </w:r>
    </w:p>
    <w:p w:rsidR="0093408B" w:rsidRDefault="0093408B" w:rsidP="004E03BE">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storm</w:t>
      </w:r>
      <w:r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r w:rsidR="000E7D1B">
        <w:t xml:space="preserve">Figure </w:t>
      </w:r>
      <w:r w:rsidR="000E7D1B">
        <w:rPr>
          <w:rFonts w:hint="cs"/>
          <w:noProof/>
          <w:cs/>
        </w:rPr>
        <w:t>‎</w:t>
      </w:r>
      <w:r w:rsidR="000E7D1B">
        <w:rPr>
          <w:noProof/>
        </w:rPr>
        <w:t>5</w:t>
      </w:r>
      <w:r w:rsidR="000E7D1B">
        <w:t>.</w:t>
      </w:r>
      <w:r w:rsidR="000E7D1B">
        <w:rPr>
          <w:noProof/>
        </w:rPr>
        <w:t>2</w:t>
      </w:r>
      <w:r w:rsidR="000E7D1B">
        <w:rPr>
          <w:lang w:eastAsia="ja-JP"/>
        </w:rPr>
        <w:fldChar w:fldCharType="end"/>
      </w:r>
      <w:r w:rsidR="000E7D1B">
        <w:rPr>
          <w:lang w:eastAsia="ja-JP"/>
        </w:rPr>
        <w:t>.</w:t>
      </w:r>
    </w:p>
    <w:p w:rsidR="000E7D1B" w:rsidRDefault="000E7D1B" w:rsidP="000E7D1B">
      <w:pPr>
        <w:keepNext/>
      </w:pPr>
      <w:r w:rsidRPr="000E7D1B">
        <w:rPr>
          <w:lang w:eastAsia="ja-JP"/>
        </w:rPr>
        <w:drawing>
          <wp:inline distT="0" distB="0" distL="0" distR="0" wp14:anchorId="59E4549A" wp14:editId="278E6B58">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85" w:name="_Ref401075492"/>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2</w:t>
      </w:r>
      <w:r w:rsidR="003B4817">
        <w:fldChar w:fldCharType="end"/>
      </w:r>
      <w:bookmarkEnd w:id="85"/>
      <w:r>
        <w:t xml:space="preserve"> - Storm Parallelization</w:t>
      </w:r>
      <w:r w:rsidR="005965FA">
        <w:rPr>
          <w:rStyle w:val="FootnoteReference"/>
        </w:rPr>
        <w:footnoteReference w:id="15"/>
      </w:r>
    </w:p>
    <w:p w:rsidR="0093408B" w:rsidRPr="0093408B" w:rsidRDefault="0093408B" w:rsidP="00E457B8">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Executors, which are threads in a worker process, run one or more tasks of same component (a storm or a spout).</w:t>
      </w:r>
    </w:p>
    <w:p w:rsidR="0093408B" w:rsidRDefault="0093408B" w:rsidP="0093408B">
      <w:pPr>
        <w:rPr>
          <w:lang w:eastAsia="ja-JP"/>
        </w:rPr>
      </w:pPr>
      <w:r>
        <w:rPr>
          <w:lang w:eastAsia="ja-JP"/>
        </w:rPr>
        <w:t>Storm provides a mechanism to guarantee that every tuple will be fully processed; if the processing of the tuple fails at some point, the source tuple will be automatically replayed.</w:t>
      </w:r>
    </w:p>
    <w:p w:rsidR="000B26B9" w:rsidRDefault="000F32E4" w:rsidP="005B522A">
      <w:pPr>
        <w:rPr>
          <w:lang w:eastAsia="ja-JP"/>
        </w:rPr>
      </w:pPr>
      <w:r>
        <w:rPr>
          <w:lang w:eastAsia="ja-JP"/>
        </w:rPr>
        <w:t>The performance of storm 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16"/>
      </w:r>
      <w:r w:rsidR="00AD2264">
        <w:rPr>
          <w:lang w:eastAsia="ja-JP"/>
        </w:rPr>
        <w:t>, s</w:t>
      </w:r>
      <w:r>
        <w:rPr>
          <w:lang w:eastAsia="ja-JP"/>
        </w:rPr>
        <w:t xml:space="preserve">torm has been benchmarked at processing of 1M of 100 byte messages per second per node on the hardware with </w:t>
      </w:r>
      <w:r w:rsidRPr="000F32E4">
        <w:rPr>
          <w:lang w:eastAsia="ja-JP"/>
        </w:rPr>
        <w:t>2xIntel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17"/>
      </w:r>
      <w:r w:rsidR="00A40F20">
        <w:rPr>
          <w:lang w:eastAsia="ja-JP"/>
        </w:rPr>
        <w:t xml:space="preserve"> comparing performance characteristics between IBM Infosphere Streams product and Storm</w:t>
      </w:r>
      <w:r w:rsidR="002C5643">
        <w:rPr>
          <w:lang w:eastAsia="ja-JP"/>
        </w:rPr>
        <w:t xml:space="preserve"> reported ~50K emails /sec on a 4-node cluster for an email processing application</w:t>
      </w:r>
      <w:r w:rsidR="008F02EA">
        <w:rPr>
          <w:lang w:eastAsia="ja-JP"/>
        </w:rPr>
        <w:t>.</w:t>
      </w:r>
      <w:r w:rsidR="005B522A">
        <w:rPr>
          <w:lang w:eastAsia="ja-JP"/>
        </w:rPr>
        <w:t xml:space="preserve"> While that is much more modest result than 1M /s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5B522A">
      <w:pPr>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6" w:name="_Toc399660695"/>
      <w:bookmarkStart w:id="87" w:name="_Toc401059649"/>
      <w:r>
        <w:t>Akka</w:t>
      </w:r>
      <w:bookmarkEnd w:id="86"/>
      <w:bookmarkEnd w:id="87"/>
    </w:p>
    <w:p w:rsidR="000955BC" w:rsidRPr="000955BC" w:rsidRDefault="000955BC" w:rsidP="009C70E5">
      <w:pPr>
        <w:rPr>
          <w:lang w:eastAsia="ja-JP"/>
        </w:rPr>
      </w:pPr>
      <w:r>
        <w:rPr>
          <w:lang w:eastAsia="ja-JP"/>
        </w:rPr>
        <w:t>Akka</w:t>
      </w:r>
      <w:r>
        <w:rPr>
          <w:rStyle w:val="FootnoteReference"/>
          <w:lang w:eastAsia="ja-JP"/>
        </w:rPr>
        <w:footnoteReference w:id="18"/>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026582">
      <w:pPr>
        <w:rPr>
          <w:lang w:eastAsia="ja-JP"/>
        </w:rPr>
      </w:pPr>
      <w:r>
        <w:rPr>
          <w:lang w:eastAsia="ja-JP"/>
        </w:rPr>
        <w:t>Akka provides an a</w:t>
      </w:r>
      <w:r w:rsidR="000955BC" w:rsidRPr="000955BC">
        <w:rPr>
          <w:lang w:eastAsia="ja-JP"/>
        </w:rPr>
        <w:t>ctor</w:t>
      </w:r>
      <w:r>
        <w:rPr>
          <w:lang w:eastAsia="ja-JP"/>
        </w:rPr>
        <w:t>-based</w:t>
      </w:r>
      <w:r w:rsidR="000955BC" w:rsidRPr="000955BC">
        <w:rPr>
          <w:lang w:eastAsia="ja-JP"/>
        </w:rPr>
        <w:t xml:space="preserve"> programming model</w:t>
      </w:r>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995006">
      <w:pPr>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r w:rsidR="00034BC9">
        <w:rPr>
          <w:lang w:eastAsia="ja-JP"/>
        </w:rPr>
        <w:t>Akka champions the “let it crash” semantics: instead of dealing with preventing failures assume that actors are supposed to fail and crash frequently, and provide simple and robust mechanisms for recovery.</w:t>
      </w:r>
    </w:p>
    <w:p w:rsidR="00034BC9" w:rsidRDefault="00034BC9" w:rsidP="00034BC9">
      <w:pPr>
        <w:rPr>
          <w:lang w:eastAsia="ja-JP"/>
        </w:rPr>
      </w:pPr>
      <w:r>
        <w:rPr>
          <w:lang w:eastAsia="ja-JP"/>
        </w:rPr>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Pr>
          <w:lang w:eastAsia="ja-JP"/>
        </w:rPr>
      </w:r>
      <w:r>
        <w:rPr>
          <w:lang w:eastAsia="ja-JP"/>
        </w:rPr>
        <w:fldChar w:fldCharType="separate"/>
      </w:r>
      <w:r>
        <w:t xml:space="preserve">Figure </w:t>
      </w:r>
      <w:r>
        <w:rPr>
          <w:rFonts w:hint="cs"/>
          <w:noProof/>
          <w:cs/>
        </w:rPr>
        <w:t>‎</w:t>
      </w:r>
      <w:r>
        <w:rPr>
          <w:noProof/>
        </w:rPr>
        <w:t>5</w:t>
      </w:r>
      <w:r>
        <w:t>.</w:t>
      </w:r>
      <w:r>
        <w:rPr>
          <w:noProof/>
        </w:rPr>
        <w:t>3</w:t>
      </w:r>
      <w:r>
        <w:rPr>
          <w:lang w:eastAsia="ja-JP"/>
        </w:rPr>
        <w:fldChar w:fldCharType="end"/>
      </w:r>
      <w:r>
        <w:rPr>
          <w:lang w:eastAsia="ja-JP"/>
        </w:rPr>
        <w:t>.</w:t>
      </w:r>
    </w:p>
    <w:p w:rsidR="00034BC9" w:rsidRDefault="00034BC9" w:rsidP="00034BC9">
      <w:pPr>
        <w:rPr>
          <w:lang w:eastAsia="ja-JP"/>
        </w:rPr>
      </w:pPr>
      <w:r>
        <w:rPr>
          <w:lang w:eastAsia="ja-JP"/>
        </w:rPr>
        <w:lastRenderedPageBreak/>
        <w:t>Various and extensible policies are available for managing the actor’s mailbox; for example, FIFO, or priority-based.</w:t>
      </w:r>
    </w:p>
    <w:p w:rsidR="00034BC9" w:rsidRPr="00CD5179" w:rsidRDefault="00034BC9" w:rsidP="00034BC9">
      <w:pPr>
        <w:rPr>
          <w:lang w:eastAsia="ja-JP"/>
        </w:rPr>
      </w:pPr>
    </w:p>
    <w:p w:rsidR="00AE2AF3" w:rsidRDefault="00AE2AF3" w:rsidP="00561686">
      <w:pPr>
        <w:keepNext/>
        <w:jc w:val="center"/>
      </w:pPr>
      <w:r>
        <w:rPr>
          <w:noProof/>
          <w:lang w:eastAsia="en-US" w:bidi="he-IL"/>
        </w:rPr>
        <w:drawing>
          <wp:inline distT="0" distB="0" distL="0" distR="0" wp14:anchorId="01C41624" wp14:editId="5A921055">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88" w:name="_Ref401134275"/>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3</w:t>
      </w:r>
      <w:r w:rsidR="003B4817">
        <w:fldChar w:fldCharType="end"/>
      </w:r>
      <w:bookmarkEnd w:id="88"/>
      <w:r>
        <w:t xml:space="preserve"> - Akka Actors Hierarchy</w:t>
      </w:r>
      <w:r w:rsidR="00CC6565">
        <w:rPr>
          <w:rStyle w:val="FootnoteReference"/>
        </w:rPr>
        <w:footnoteReference w:id="19"/>
      </w:r>
    </w:p>
    <w:p w:rsidR="00E262B0" w:rsidRDefault="00511AEE" w:rsidP="00511AEE">
      <w:pPr>
        <w:rPr>
          <w:lang w:eastAsia="ja-JP"/>
        </w:rPr>
      </w:pPr>
      <w:r>
        <w:rPr>
          <w:lang w:eastAsia="ja-JP"/>
        </w:rPr>
        <w:t>The communication between actors is a</w:t>
      </w:r>
      <w:r w:rsidR="00E262B0" w:rsidRPr="00E262B0">
        <w:rPr>
          <w:lang w:eastAsia="ja-JP"/>
        </w:rPr>
        <w:t>synchronous</w:t>
      </w:r>
      <w:r>
        <w:rPr>
          <w:lang w:eastAsia="ja-JP"/>
        </w:rPr>
        <w:t>. The decision about the location of each actor is configurable, and can be done programmatically. Messages can get lost – Akka guarantees at-most-once delivery. If a guaranteed delivery is required – it has to be implemented by the developer. The ordering is guaranteed in scope of the same sender-receiver pair.</w:t>
      </w:r>
    </w:p>
    <w:p w:rsidR="00181F2E" w:rsidRDefault="00181F2E" w:rsidP="00345A48">
      <w:pPr>
        <w:rPr>
          <w:lang w:eastAsia="ja-JP"/>
        </w:rPr>
      </w:pPr>
      <w:r>
        <w:rPr>
          <w:lang w:eastAsia="ja-JP"/>
        </w:rPr>
        <w:t xml:space="preserve">Scalability is provided via transparent remoting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345A48">
      <w:pPr>
        <w:rPr>
          <w:lang w:eastAsia="ja-JP"/>
        </w:rPr>
      </w:pPr>
      <w:r>
        <w:rPr>
          <w:lang w:eastAsia="ja-JP"/>
        </w:rPr>
        <w:t>There are several connectivity modules for Akka. Among them are ZeroMQ module and akka-camel module, which supports a variety of protocols (HTTP, SOAP, JMS, and others).</w:t>
      </w:r>
    </w:p>
    <w:p w:rsidR="00D3758E" w:rsidRDefault="00D3758E" w:rsidP="00345A48">
      <w:pPr>
        <w:rPr>
          <w:lang w:eastAsia="ja-JP"/>
        </w:rPr>
      </w:pPr>
      <w:r>
        <w:rPr>
          <w:lang w:eastAsia="ja-JP"/>
        </w:rPr>
        <w:t>Akka provides akka.extensions mechanism which allows extending the toolkit with new capabilities (typed actors, serializations are examples of extensions)</w:t>
      </w:r>
      <w:r w:rsidR="00B06195">
        <w:rPr>
          <w:lang w:eastAsia="ja-JP"/>
        </w:rPr>
        <w:t>.</w:t>
      </w:r>
    </w:p>
    <w:p w:rsidR="000955BC" w:rsidRPr="000955BC" w:rsidRDefault="009C70E5" w:rsidP="00853888">
      <w:pPr>
        <w:rPr>
          <w:lang w:eastAsia="ja-JP"/>
        </w:rPr>
      </w:pPr>
      <w:r>
        <w:rPr>
          <w:lang w:eastAsia="ja-JP"/>
        </w:rPr>
        <w:t xml:space="preserve">According to user </w:t>
      </w:r>
      <w:r w:rsidR="009C123C">
        <w:rPr>
          <w:lang w:eastAsia="ja-JP"/>
        </w:rPr>
        <w:t>reports, Akka is very stable since v2.0 (current version is 2.3.6). The toolkit is developed by Typesafe Inc</w:t>
      </w:r>
      <w:r w:rsidR="009C123C">
        <w:rPr>
          <w:rStyle w:val="FootnoteReference"/>
          <w:lang w:eastAsia="ja-JP"/>
        </w:rPr>
        <w:footnoteReference w:id="20"/>
      </w:r>
      <w:r w:rsidR="00CB5457">
        <w:rPr>
          <w:lang w:eastAsia="ja-JP"/>
        </w:rPr>
        <w:t>. The project has been open sourced, Typesafe is the major contributor.</w:t>
      </w:r>
      <w:r w:rsidR="00514FAD">
        <w:rPr>
          <w:lang w:eastAsia="ja-JP"/>
        </w:rPr>
        <w:t xml:space="preserve"> Akka is an important part of their software stack, which provides some confidence in project’s continuity. </w:t>
      </w:r>
      <w:r w:rsidR="00853888">
        <w:rPr>
          <w:lang w:eastAsia="ja-JP"/>
        </w:rPr>
        <w:lastRenderedPageBreak/>
        <w:t>There is a vivid development community around Akka, including Scala development community but not limited to it.</w:t>
      </w:r>
    </w:p>
    <w:p w:rsidR="00D45DFE" w:rsidRPr="00D45DFE" w:rsidRDefault="00D45DFE" w:rsidP="00E50994">
      <w:pPr>
        <w:rPr>
          <w:lang w:eastAsia="ja-JP"/>
        </w:rPr>
      </w:pPr>
      <w:r>
        <w:rPr>
          <w:lang w:eastAsia="ja-JP"/>
        </w:rPr>
        <w:t>According to the information on the web</w:t>
      </w:r>
      <w:r w:rsidR="006B30AA">
        <w:rPr>
          <w:rStyle w:val="FootnoteReference"/>
          <w:lang w:eastAsia="ja-JP"/>
        </w:rPr>
        <w:footnoteReference w:id="21"/>
      </w:r>
      <w:r>
        <w:rPr>
          <w:lang w:eastAsia="ja-JP"/>
        </w:rPr>
        <w:t xml:space="preserve">, </w:t>
      </w:r>
      <w:r w:rsidR="00E50994">
        <w:rPr>
          <w:lang w:eastAsia="ja-JP"/>
        </w:rPr>
        <w:t>A</w:t>
      </w:r>
      <w:r>
        <w:rPr>
          <w:lang w:eastAsia="ja-JP"/>
        </w:rPr>
        <w:t xml:space="preserve">kka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Typesafe is known to operate a 2400 nodes Akka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9" w:name="_Toc399660696"/>
      <w:bookmarkStart w:id="90" w:name="_Toc401059650"/>
      <w:r>
        <w:t>Spark Streaming</w:t>
      </w:r>
      <w:bookmarkStart w:id="91" w:name="_Toc399660697"/>
      <w:bookmarkEnd w:id="89"/>
      <w:bookmarkEnd w:id="90"/>
    </w:p>
    <w:p w:rsidR="00434329" w:rsidRPr="00434329" w:rsidRDefault="00434329" w:rsidP="005B5340">
      <w:pPr>
        <w:rPr>
          <w:lang w:eastAsia="ja-JP"/>
        </w:rPr>
      </w:pPr>
      <w:r w:rsidRPr="00434329">
        <w:rPr>
          <w:lang w:eastAsia="ja-JP"/>
        </w:rPr>
        <w:t>Apache Spark</w:t>
      </w:r>
      <w:r>
        <w:rPr>
          <w:rStyle w:val="FootnoteReference"/>
          <w:lang w:eastAsia="ja-JP"/>
        </w:rPr>
        <w:footnoteReference w:id="22"/>
      </w:r>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D90E73">
        <w:rPr>
          <w:rStyle w:val="FootnoteReference"/>
          <w:lang w:eastAsia="ja-JP"/>
        </w:rPr>
        <w:footnoteReference w:id="23"/>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22644E">
        <w:rPr>
          <w:lang w:eastAsia="ja-JP"/>
        </w:rPr>
        <w:t>.</w:t>
      </w:r>
    </w:p>
    <w:p w:rsidR="003B4817" w:rsidRDefault="00726E9E" w:rsidP="009B0D66">
      <w:pPr>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0436FD">
        <w:rPr>
          <w:lang w:eastAsia="ja-JP"/>
        </w:rPr>
      </w:r>
      <w:r w:rsidR="000436FD">
        <w:rPr>
          <w:lang w:eastAsia="ja-JP"/>
        </w:rPr>
        <w:fldChar w:fldCharType="separate"/>
      </w:r>
      <w:r w:rsidR="000436FD">
        <w:t xml:space="preserve">Figure </w:t>
      </w:r>
      <w:r w:rsidR="000436FD">
        <w:rPr>
          <w:rFonts w:hint="cs"/>
          <w:noProof/>
          <w:cs/>
        </w:rPr>
        <w:t>‎</w:t>
      </w:r>
      <w:r w:rsidR="000436FD">
        <w:rPr>
          <w:noProof/>
        </w:rPr>
        <w:t>5</w:t>
      </w:r>
      <w:r w:rsidR="000436FD">
        <w:t>.</w:t>
      </w:r>
      <w:r w:rsidR="000436FD">
        <w:rPr>
          <w:noProof/>
        </w:rPr>
        <w:t>4</w:t>
      </w:r>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eastAsia="en-US" w:bidi="he-IL"/>
        </w:rPr>
        <w:drawing>
          <wp:inline distT="0" distB="0" distL="0" distR="0" wp14:anchorId="417E71C3" wp14:editId="2ADF1BEF">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92" w:name="_Ref401141100"/>
      <w:r>
        <w:t xml:space="preserve">Figure </w:t>
      </w:r>
      <w:r>
        <w:fldChar w:fldCharType="begin"/>
      </w:r>
      <w:r>
        <w:instrText xml:space="preserve"> STYLEREF 1 \s </w:instrText>
      </w:r>
      <w:r>
        <w:fldChar w:fldCharType="separate"/>
      </w:r>
      <w:r>
        <w:rPr>
          <w:rFonts w:hint="cs"/>
          <w:noProof/>
          <w:cs/>
        </w:rPr>
        <w:t>‎</w:t>
      </w:r>
      <w:r>
        <w:rPr>
          <w:noProof/>
        </w:rPr>
        <w:t>5</w:t>
      </w:r>
      <w:r>
        <w:fldChar w:fldCharType="end"/>
      </w:r>
      <w:r>
        <w:t>.</w:t>
      </w:r>
      <w:r>
        <w:fldChar w:fldCharType="begin"/>
      </w:r>
      <w:r>
        <w:instrText xml:space="preserve"> SEQ Figure \* ARABIC \s 1 </w:instrText>
      </w:r>
      <w:r>
        <w:fldChar w:fldCharType="separate"/>
      </w:r>
      <w:r>
        <w:rPr>
          <w:noProof/>
        </w:rPr>
        <w:t>4</w:t>
      </w:r>
      <w:r>
        <w:fldChar w:fldCharType="end"/>
      </w:r>
      <w:bookmarkEnd w:id="92"/>
      <w:r>
        <w:t xml:space="preserve"> - D-Stream is a major concept in Spark Streaming</w:t>
      </w:r>
    </w:p>
    <w:p w:rsidR="00753286" w:rsidRPr="00434329" w:rsidRDefault="00434329" w:rsidP="00753286">
      <w:pPr>
        <w:rPr>
          <w:lang w:eastAsia="ja-JP"/>
        </w:rPr>
      </w:pPr>
      <w:r w:rsidRPr="00434329">
        <w:rPr>
          <w:lang w:eastAsia="ja-JP"/>
        </w:rPr>
        <w:t xml:space="preserve"> </w:t>
      </w:r>
    </w:p>
    <w:p w:rsidR="00434329" w:rsidRDefault="00D653E9" w:rsidP="00D653E9">
      <w:pPr>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The replication mechanism allows recomputing the RDD from the original data set.</w:t>
      </w:r>
    </w:p>
    <w:p w:rsidR="00E93CA4" w:rsidRDefault="00E93CA4" w:rsidP="00D653E9">
      <w:pPr>
        <w:rPr>
          <w:lang w:eastAsia="ja-JP"/>
        </w:rPr>
      </w:pPr>
      <w:r>
        <w:rPr>
          <w:lang w:eastAsia="ja-JP"/>
        </w:rPr>
        <w:t>Scala and Java APIs are available.</w:t>
      </w:r>
    </w:p>
    <w:p w:rsidR="0066735D" w:rsidRDefault="0066735D" w:rsidP="00EA48C8">
      <w:pPr>
        <w:rPr>
          <w:lang w:eastAsia="ja-JP"/>
        </w:rPr>
      </w:pPr>
      <w:r>
        <w:rPr>
          <w:lang w:eastAsia="ja-JP"/>
        </w:rPr>
        <w:t>Spark Streaming supports variety of data sources and sinks. Among them are various messaging systems (e.g. Kafka, ZeroMQ), HDFS, Twitter, databases, dashboards, etc.</w:t>
      </w:r>
    </w:p>
    <w:p w:rsidR="00EA48C8" w:rsidRDefault="00EA48C8" w:rsidP="00EA48C8">
      <w:pPr>
        <w:rPr>
          <w:lang w:eastAsia="ja-JP"/>
        </w:rPr>
      </w:pPr>
      <w:r>
        <w:rPr>
          <w:lang w:eastAsia="ja-JP"/>
        </w:rPr>
        <w:lastRenderedPageBreak/>
        <w:t>Among other nice features, there are modules implementing some machine learning and graph analysis algorithms.</w:t>
      </w:r>
    </w:p>
    <w:p w:rsidR="00B73EFA" w:rsidRPr="00434329" w:rsidRDefault="00B73EFA" w:rsidP="008A21AC">
      <w:pPr>
        <w:rPr>
          <w:lang w:eastAsia="ja-JP"/>
        </w:rPr>
      </w:pPr>
      <w:r>
        <w:rPr>
          <w:lang w:eastAsia="ja-JP"/>
        </w:rPr>
        <w:t xml:space="preserve">Performance benchmarks available on the web report throughput of 670 K records per second. The same benchmark </w:t>
      </w:r>
      <w:r w:rsidR="008A21AC">
        <w:rPr>
          <w:lang w:eastAsia="ja-JP"/>
        </w:rPr>
        <w:t>run on Storm gave 115 K records /second. That said, as we mentioned above, performance benchmarks are highly application dependent and it is hard to rely on a specific benchmark result in regard to our project.</w:t>
      </w:r>
    </w:p>
    <w:p w:rsidR="00622E22" w:rsidRPr="00622E22" w:rsidRDefault="00551C5B" w:rsidP="001E1D01">
      <w:pPr>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93" w:name="_Ref399941180"/>
      <w:bookmarkStart w:id="94" w:name="_Toc401059651"/>
      <w:r>
        <w:t>Streaming technolog</w:t>
      </w:r>
      <w:r w:rsidR="005A275C">
        <w:t>ies</w:t>
      </w:r>
      <w:r>
        <w:t xml:space="preserve"> </w:t>
      </w:r>
      <w:r w:rsidR="0073646D">
        <w:t>–</w:t>
      </w:r>
      <w:r>
        <w:t xml:space="preserve"> conclusion</w:t>
      </w:r>
    </w:p>
    <w:p w:rsidR="00A717BF" w:rsidRDefault="002B394B" w:rsidP="00A717BF">
      <w:pPr>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A717BF">
      <w:pPr>
        <w:rPr>
          <w:lang w:eastAsia="ja-JP"/>
        </w:rPr>
      </w:pPr>
      <w:r>
        <w:rPr>
          <w:lang w:eastAsia="ja-JP"/>
        </w:rPr>
        <w:t xml:space="preserve">In terms of maturity of the technology, Spark Streaming and Storm seem to be more widely used and tested than Akka.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A717BF">
      <w:pPr>
        <w:rPr>
          <w:lang w:eastAsia="ja-JP"/>
        </w:rPr>
      </w:pPr>
      <w:r>
        <w:rPr>
          <w:lang w:eastAsia="ja-JP"/>
        </w:rPr>
        <w:t>From the programming model perspective we tend to prefer Akka and Storm over Spark Streaming, because the functional data-centric programming model implemented in Spark Streaming is less aligned with Proton implementation architecture. Akka provides the strongest alignment  and flexibility however the capabilities of Storm are good enough for our needs.</w:t>
      </w:r>
      <w:r w:rsidR="00262088">
        <w:rPr>
          <w:lang w:eastAsia="ja-JP"/>
        </w:rPr>
        <w:t xml:space="preserve"> Also, Storm is stronger than the two other candidates in terms of supported languages (Akka and Spark are Scala/Java only).</w:t>
      </w:r>
    </w:p>
    <w:p w:rsidR="00F41AE7" w:rsidRDefault="00F41AE7" w:rsidP="00F41AE7">
      <w:pPr>
        <w:rPr>
          <w:lang w:eastAsia="ja-JP"/>
        </w:rPr>
      </w:pPr>
      <w:r>
        <w:rPr>
          <w:lang w:eastAsia="ja-JP"/>
        </w:rPr>
        <w:t>Another important criterion mentioned above is the code reuse and collaboration with other projects. Storm is the stream platform chosen by FERARI, and at the moment of current evaluation there was work in progress on porting Proton on Storm. Building SPEEDD on Storm would provide better reuse opportunity than other platforms.</w:t>
      </w:r>
    </w:p>
    <w:p w:rsidR="00F41AE7" w:rsidRDefault="00F41AE7" w:rsidP="00F41AE7">
      <w:pPr>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r>
        <w:t>Choice of the Messaging Platform</w:t>
      </w:r>
      <w:bookmarkEnd w:id="91"/>
      <w:bookmarkEnd w:id="93"/>
      <w:bookmarkEnd w:id="94"/>
    </w:p>
    <w:p w:rsidR="00200C80" w:rsidRDefault="003B0FAD" w:rsidP="00200C80">
      <w:pPr>
        <w:rPr>
          <w:lang w:eastAsia="ja-JP"/>
        </w:rPr>
      </w:pPr>
      <w:r>
        <w:rPr>
          <w:lang w:eastAsia="ja-JP"/>
        </w:rPr>
        <w:t>Our requirements to the messaging platform for building the event bus infrastructure for SPEED include:</w:t>
      </w:r>
    </w:p>
    <w:p w:rsidR="003B0FAD" w:rsidRDefault="003B0FAD" w:rsidP="003B0FAD">
      <w:pPr>
        <w:pStyle w:val="ListParagraph"/>
        <w:numPr>
          <w:ilvl w:val="0"/>
          <w:numId w:val="31"/>
        </w:numPr>
        <w:rPr>
          <w:lang w:eastAsia="ja-JP"/>
        </w:rPr>
      </w:pPr>
      <w:r>
        <w:rPr>
          <w:lang w:eastAsia="ja-JP"/>
        </w:rPr>
        <w:t>Publish and subscribe capabilities</w:t>
      </w:r>
    </w:p>
    <w:p w:rsidR="003B0FAD" w:rsidRDefault="003B0FAD" w:rsidP="003B0FAD">
      <w:pPr>
        <w:pStyle w:val="ListParagraph"/>
        <w:numPr>
          <w:ilvl w:val="0"/>
          <w:numId w:val="31"/>
        </w:numPr>
        <w:rPr>
          <w:lang w:eastAsia="ja-JP"/>
        </w:rPr>
      </w:pPr>
      <w:r>
        <w:rPr>
          <w:lang w:eastAsia="ja-JP"/>
        </w:rPr>
        <w:t>Scalability and performance – at least 10 K/s</w:t>
      </w:r>
    </w:p>
    <w:p w:rsidR="003B0FAD" w:rsidRDefault="003B0FAD" w:rsidP="003B0FAD">
      <w:pPr>
        <w:pStyle w:val="ListParagraph"/>
        <w:numPr>
          <w:ilvl w:val="0"/>
          <w:numId w:val="31"/>
        </w:numPr>
        <w:rPr>
          <w:lang w:eastAsia="ja-JP"/>
        </w:rPr>
      </w:pPr>
      <w:r>
        <w:rPr>
          <w:lang w:eastAsia="ja-JP"/>
        </w:rPr>
        <w:t>Ordering of messages – order of events is important. Although there are some capabilities in Proton to deal with out-of-order events, these might not be present or be hard to implement for other components of SPEEDD</w:t>
      </w:r>
    </w:p>
    <w:p w:rsidR="003B0FAD" w:rsidRDefault="003B0FAD" w:rsidP="003B0FAD">
      <w:pPr>
        <w:pStyle w:val="ListParagraph"/>
        <w:numPr>
          <w:ilvl w:val="0"/>
          <w:numId w:val="31"/>
        </w:numPr>
        <w:rPr>
          <w:lang w:eastAsia="ja-JP"/>
        </w:rPr>
      </w:pPr>
      <w:r>
        <w:rPr>
          <w:lang w:eastAsia="ja-JP"/>
        </w:rPr>
        <w:lastRenderedPageBreak/>
        <w:t>Ease of use in prototype – we need a light-weight simple technology that could run on a developer’s laptop for development and testing purposes and still allow large deployment to stand real-world scale message rates</w:t>
      </w:r>
    </w:p>
    <w:p w:rsidR="00AD513E" w:rsidRDefault="004406B3" w:rsidP="00AD513E">
      <w:pPr>
        <w:rPr>
          <w:lang w:eastAsia="ja-JP"/>
        </w:rPr>
      </w:pPr>
      <w:r>
        <w:rPr>
          <w:lang w:eastAsia="ja-JP"/>
        </w:rPr>
        <w:t xml:space="preserve">The technologies we considered as potential candidates for SPEEDD were RabbitMQ, Kafka, </w:t>
      </w:r>
      <w:r w:rsidR="00A36080">
        <w:rPr>
          <w:lang w:eastAsia="ja-JP"/>
        </w:rPr>
        <w:t>ActiveMQ, and ZeroMQ – all are highly popular and widely used.</w:t>
      </w:r>
    </w:p>
    <w:p w:rsidR="006F2BAB" w:rsidRDefault="006F2BAB" w:rsidP="006F2BAB">
      <w:pPr>
        <w:rPr>
          <w:lang w:eastAsia="ja-JP"/>
        </w:rPr>
      </w:pPr>
      <w:r>
        <w:rPr>
          <w:lang w:eastAsia="ja-JP"/>
        </w:rPr>
        <w:t>RabbitMQ is the l</w:t>
      </w:r>
      <w:r w:rsidRPr="006F2BAB">
        <w:rPr>
          <w:lang w:eastAsia="ja-JP"/>
        </w:rPr>
        <w:t>eading implementation of AMQP protocol</w:t>
      </w:r>
      <w:r>
        <w:rPr>
          <w:lang w:eastAsia="ja-JP"/>
        </w:rPr>
        <w:t>. I</w:t>
      </w:r>
      <w:r w:rsidRPr="006F2BAB">
        <w:rPr>
          <w:lang w:eastAsia="ja-JP"/>
        </w:rPr>
        <w:t>mplementing a standard is a strong benefit as it allows for better integration with external systems (esp. in finance domain)</w:t>
      </w:r>
      <w:r>
        <w:rPr>
          <w:lang w:eastAsia="ja-JP"/>
        </w:rPr>
        <w:t xml:space="preserve">. RabbitMQ is more mature than Kafka, and provides rich routing capabilities. However, there is no </w:t>
      </w:r>
      <w:r w:rsidRPr="006F2BAB">
        <w:rPr>
          <w:lang w:eastAsia="ja-JP"/>
        </w:rPr>
        <w:t>guarantee on order delivery</w:t>
      </w:r>
      <w:r>
        <w:rPr>
          <w:lang w:eastAsia="ja-JP"/>
        </w:rPr>
        <w:t>. Among the strengths – RabbitMQ o</w:t>
      </w:r>
      <w:r w:rsidRPr="006F2BAB">
        <w:rPr>
          <w:lang w:eastAsia="ja-JP"/>
        </w:rPr>
        <w:t>utperforms ActiveMQ by factor of 3</w:t>
      </w:r>
      <w:r>
        <w:rPr>
          <w:lang w:eastAsia="ja-JP"/>
        </w:rPr>
        <w:t>.</w:t>
      </w:r>
    </w:p>
    <w:p w:rsidR="0007120C" w:rsidRDefault="0026005A" w:rsidP="006F2BAB">
      <w:pPr>
        <w:rPr>
          <w:lang w:eastAsia="ja-JP"/>
        </w:rPr>
      </w:pPr>
      <w:r>
        <w:rPr>
          <w:lang w:eastAsia="ja-JP"/>
        </w:rPr>
        <w:t>ZeroMQ is a library of messaging capabilities. It provides the best performance comparing to RabbitMQ and ActiveMQ but is too low level and would require a significant development effort to build our custom messaging solution using ZeroMQ-provided building blocks.</w:t>
      </w:r>
    </w:p>
    <w:p w:rsidR="005E5CAE" w:rsidRDefault="005E5CAE" w:rsidP="006F2BAB">
      <w:pPr>
        <w:rPr>
          <w:lang w:eastAsia="ja-JP"/>
        </w:rPr>
      </w:pPr>
      <w:r>
        <w:rPr>
          <w:lang w:eastAsia="ja-JP"/>
        </w:rPr>
        <w:t>Among the strong sides of ActiveMQ is high configurability, however its reportedly poor performance (22 msgs/sec in persistent mode</w:t>
      </w:r>
      <w:r>
        <w:rPr>
          <w:rStyle w:val="FootnoteReference"/>
          <w:lang w:eastAsia="ja-JP"/>
        </w:rPr>
        <w:footnoteReference w:id="24"/>
      </w:r>
      <w:r>
        <w:rPr>
          <w:lang w:eastAsia="ja-JP"/>
        </w:rPr>
        <w:t>)</w:t>
      </w:r>
      <w:r w:rsidR="0025673D">
        <w:rPr>
          <w:lang w:eastAsia="ja-JP"/>
        </w:rPr>
        <w:t xml:space="preserve"> does not match our needs.</w:t>
      </w:r>
    </w:p>
    <w:p w:rsidR="00F02FC8" w:rsidRPr="00F02FC8" w:rsidRDefault="00F02FC8" w:rsidP="00AD315D">
      <w:pPr>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787E5F">
        <w:rPr>
          <w:lang w:eastAsia="ja-JP"/>
        </w:rPr>
        <w:t>“</w:t>
      </w:r>
      <w:r w:rsidRPr="00F02FC8">
        <w:rPr>
          <w:lang w:eastAsia="ja-JP"/>
        </w:rPr>
        <w:t>blows away RabbitMQ</w:t>
      </w:r>
      <w:r w:rsidR="00787E5F">
        <w:rPr>
          <w:lang w:eastAsia="ja-JP"/>
        </w:rPr>
        <w:t>”</w:t>
      </w:r>
      <w:r w:rsidRPr="00F02FC8">
        <w:rPr>
          <w:lang w:eastAsia="ja-JP"/>
        </w:rPr>
        <w:t xml:space="preserve"> when durable ordered message delivery is required</w:t>
      </w:r>
      <w:r w:rsidR="00430528">
        <w:rPr>
          <w:rStyle w:val="FootnoteReference"/>
          <w:lang w:eastAsia="ja-JP"/>
        </w:rPr>
        <w:footnoteReference w:id="25"/>
      </w:r>
      <w:r w:rsidR="00430528">
        <w:rPr>
          <w:lang w:eastAsia="ja-JP"/>
        </w:rPr>
        <w:t xml:space="preserve"> (</w:t>
      </w:r>
      <w:r w:rsidRPr="00F02FC8">
        <w:rPr>
          <w:lang w:eastAsia="ja-JP"/>
        </w:rPr>
        <w:t>publish: 500K msgs/sec</w:t>
      </w:r>
      <w:r w:rsidR="00430528">
        <w:rPr>
          <w:lang w:eastAsia="ja-JP"/>
        </w:rPr>
        <w:t xml:space="preserve">, </w:t>
      </w:r>
      <w:r w:rsidRPr="00F02FC8">
        <w:rPr>
          <w:lang w:eastAsia="ja-JP"/>
        </w:rPr>
        <w:t>consume: 22K msgs/sec</w:t>
      </w:r>
      <w:r w:rsidR="00430528">
        <w:rPr>
          <w:lang w:eastAsia="ja-JP"/>
        </w:rPr>
        <w:t>)</w:t>
      </w:r>
      <w:r w:rsidR="00910982">
        <w:rPr>
          <w:lang w:eastAsia="ja-JP"/>
        </w:rPr>
        <w:t>.</w:t>
      </w:r>
    </w:p>
    <w:p w:rsidR="00F02FC8" w:rsidRDefault="00F02FC8" w:rsidP="00AB5279">
      <w:pPr>
        <w:rPr>
          <w:lang w:eastAsia="ja-JP"/>
        </w:rPr>
      </w:pPr>
      <w:r w:rsidRPr="00F02FC8">
        <w:rPr>
          <w:lang w:eastAsia="ja-JP"/>
        </w:rPr>
        <w:t>Kafka is an early Apache incubator project, less mature than RabbitMQ</w:t>
      </w:r>
      <w:r w:rsidR="00AB5279">
        <w:rPr>
          <w:lang w:eastAsia="ja-JP"/>
        </w:rPr>
        <w:t>, written in Scala (Java API is available).</w:t>
      </w:r>
      <w:r w:rsidR="004437F5">
        <w:rPr>
          <w:lang w:eastAsia="ja-JP"/>
        </w:rPr>
        <w:t xml:space="preserve"> There are client libraries in all common languages.</w:t>
      </w:r>
    </w:p>
    <w:p w:rsidR="007C5DEF" w:rsidRPr="00F02FC8" w:rsidRDefault="007C5DEF" w:rsidP="00AB5279">
      <w:pPr>
        <w:rPr>
          <w:lang w:eastAsia="ja-JP"/>
        </w:rPr>
      </w:pPr>
      <w:r>
        <w:rPr>
          <w:lang w:eastAsia="ja-JP"/>
        </w:rPr>
        <w:t>Based on the above, our Kafka seems to be the best choice for the event bus infrastructure.</w:t>
      </w:r>
      <w:bookmarkStart w:id="95" w:name="_GoBack"/>
      <w:bookmarkEnd w:id="95"/>
    </w:p>
    <w:p w:rsidR="007F23EE" w:rsidRDefault="007F23EE" w:rsidP="000F3CE4">
      <w:pPr>
        <w:pStyle w:val="Heading1"/>
      </w:pPr>
      <w:bookmarkStart w:id="96" w:name="_Ref401058789"/>
      <w:bookmarkStart w:id="97" w:name="_Toc401059652"/>
      <w:r>
        <w:t xml:space="preserve">Appendix – </w:t>
      </w:r>
      <w:r w:rsidR="00E65CBB">
        <w:t>Distributed Thresholde</w:t>
      </w:r>
      <w:r w:rsidR="000F3CE4">
        <w:t>d</w:t>
      </w:r>
      <w:r w:rsidR="00E65CBB">
        <w:t xml:space="preserve"> Counter</w:t>
      </w:r>
      <w:bookmarkEnd w:id="96"/>
      <w:bookmarkEnd w:id="97"/>
    </w:p>
    <w:p w:rsidR="000619BB" w:rsidRDefault="000619BB" w:rsidP="000619BB">
      <w:pPr>
        <w:spacing w:line="360" w:lineRule="auto"/>
      </w:pPr>
      <w:r>
        <w:t>This document gives a high level overview of the architecture of the distributed thresholded counter, and describes its components. This architecture will serve as the foundation for future distributed stream monitoring.</w:t>
      </w:r>
    </w:p>
    <w:p w:rsidR="000619BB" w:rsidRDefault="000619BB" w:rsidP="00A333E6">
      <w:pPr>
        <w:pStyle w:val="Heading2"/>
      </w:pPr>
      <w:bookmarkStart w:id="98" w:name="_Toc401059653"/>
      <w:r>
        <w:lastRenderedPageBreak/>
        <w:t>Objective</w:t>
      </w:r>
      <w:bookmarkEnd w:id="98"/>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99" w:name="_Toc401059654"/>
      <w:r>
        <w:t>Method</w:t>
      </w:r>
      <w:bookmarkEnd w:id="99"/>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this the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00" w:name="_Toc401059655"/>
      <w:r>
        <w:t>Distributed Algorithm</w:t>
      </w:r>
      <w:bookmarkEnd w:id="100"/>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t>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by</w:t>
      </w:r>
      <w:r w:rsidRPr="004B46D5">
        <w:rPr>
          <w:rFonts w:eastAsia="Times New Roman"/>
        </w:rPr>
        <w:t xml:space="preserve"> </w:t>
      </w:r>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node </w:t>
      </w:r>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lastRenderedPageBreak/>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by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define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for </w:t>
      </w:r>
      <m:oMath>
        <m:r>
          <w:rPr>
            <w:rFonts w:ascii="Cambria Math" w:eastAsia="Times New Roman" w:hAnsi="Cambria Math"/>
          </w:rPr>
          <m:t>j</m:t>
        </m:r>
      </m:oMath>
      <w:r w:rsidRPr="004B46D5">
        <w:rPr>
          <w:rFonts w:eastAsia="Times New Roman"/>
        </w:rPr>
        <w:t xml:space="preserve">. One can easily verify that the sum of the new local thresholds is equal to </w:t>
      </w:r>
      <m:oMath>
        <m:r>
          <w:ins w:id="101"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time </w:t>
      </w:r>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lastRenderedPageBreak/>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time  </w:t>
      </w:r>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t xml:space="preserve">Consider a node that initiates a violation recovery process for a threshold crossing that occurred at time </w:t>
      </w:r>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2" w:name="_Toc401059656"/>
      <w:r>
        <w:t>Architecture</w:t>
      </w:r>
      <w:bookmarkEnd w:id="102"/>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DE1B06">
      <w:pPr>
        <w:pStyle w:val="ListParagraph"/>
        <w:numPr>
          <w:ilvl w:val="0"/>
          <w:numId w:val="27"/>
        </w:numPr>
        <w:spacing w:line="360" w:lineRule="auto"/>
      </w:pPr>
      <w:r>
        <w:t xml:space="preserve">Stream Aggregator:Receives the raw CDR events and emits a count per phone number and time window; </w:t>
      </w:r>
    </w:p>
    <w:p w:rsidR="000619BB" w:rsidRDefault="000619BB" w:rsidP="00DE1B06">
      <w:pPr>
        <w:pStyle w:val="ListParagraph"/>
        <w:numPr>
          <w:ilvl w:val="0"/>
          <w:numId w:val="27"/>
        </w:numPr>
        <w:spacing w:line="360" w:lineRule="auto"/>
      </w:pPr>
      <w:r>
        <w:t xml:space="preserve">Time Machine: Stores historical data from the stream aggregator and under normal circumstances emits only the latest count; </w:t>
      </w:r>
    </w:p>
    <w:p w:rsidR="000619BB" w:rsidRDefault="000619BB" w:rsidP="00DE1B06">
      <w:pPr>
        <w:pStyle w:val="ListParagraph"/>
        <w:numPr>
          <w:ilvl w:val="0"/>
          <w:numId w:val="26"/>
        </w:numPr>
        <w:spacing w:line="360" w:lineRule="auto"/>
      </w:pPr>
      <w:r>
        <w:t xml:space="preserve">Gatekeeper: Responsible for passing on counts which exceeded the threshold and initiating local violation resolution procedures; </w:t>
      </w:r>
    </w:p>
    <w:p w:rsidR="000619BB" w:rsidRDefault="000619BB" w:rsidP="00DE1B06">
      <w:pPr>
        <w:pStyle w:val="ListParagraph"/>
        <w:numPr>
          <w:ilvl w:val="0"/>
          <w:numId w:val="26"/>
        </w:numPr>
        <w:spacing w:line="360" w:lineRule="auto"/>
      </w:pPr>
      <w:r>
        <w:t>Communicator: Responsible for communicating with the coordinator.</w:t>
      </w:r>
    </w:p>
    <w:p w:rsidR="000619BB" w:rsidRDefault="000619BB" w:rsidP="000619BB">
      <w:pPr>
        <w:pBdr>
          <w:bottom w:val="double" w:sz="6" w:space="1" w:color="auto"/>
        </w:pBdr>
        <w:spacing w:line="360" w:lineRule="auto"/>
      </w:pPr>
      <w:r>
        <w:lastRenderedPageBreak/>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03" w:name="_Toc401059657"/>
      <w:r>
        <w:t>Messages</w:t>
      </w:r>
      <w:bookmarkEnd w:id="103"/>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(int).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(int) and threshold (int).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t>New Threshold Message</w:t>
      </w:r>
      <w:r>
        <w:t xml:space="preserve"> which contains a client (string), the new threshold for that number (int) and whether the phone number should be reported if it passes over or under the threshold (boolean).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(boolean), phone number (string) and timestamp.</w:t>
      </w:r>
    </w:p>
    <w:p w:rsidR="000619BB" w:rsidRDefault="000619BB" w:rsidP="00A333E6">
      <w:pPr>
        <w:pStyle w:val="Heading2"/>
      </w:pPr>
      <w:bookmarkStart w:id="104" w:name="_Toc401059658"/>
      <w:r>
        <w:lastRenderedPageBreak/>
        <w:t>Diagrams</w:t>
      </w:r>
      <w:bookmarkEnd w:id="104"/>
      <w:r>
        <w:t xml:space="preserve"> </w:t>
      </w:r>
    </w:p>
    <w:p w:rsidR="000619BB" w:rsidRDefault="000619BB" w:rsidP="000619BB">
      <w:pPr>
        <w:keepNext/>
        <w:spacing w:line="360" w:lineRule="auto"/>
      </w:pPr>
      <w:r>
        <w:rPr>
          <w:noProof/>
          <w:lang w:eastAsia="en-US" w:bidi="he-IL"/>
        </w:rPr>
        <w:drawing>
          <wp:inline distT="0" distB="0" distL="0" distR="0" wp14:anchorId="1030795E" wp14:editId="2EACCC7D">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05" w:name="_Toc401059676"/>
      <w:r>
        <w:t xml:space="preserve">Figure </w:t>
      </w:r>
      <w:r w:rsidR="003B4817">
        <w:fldChar w:fldCharType="begin"/>
      </w:r>
      <w:r w:rsidR="003B4817">
        <w:instrText xml:space="preserve"> STYLEREF 1 \s </w:instrText>
      </w:r>
      <w:r w:rsidR="003B4817">
        <w:fldChar w:fldCharType="separate"/>
      </w:r>
      <w:r w:rsidR="003B4817">
        <w:rPr>
          <w:rFonts w:hint="cs"/>
          <w:noProof/>
          <w:cs/>
        </w:rPr>
        <w:t>‎</w:t>
      </w:r>
      <w:r w:rsidR="003B4817">
        <w:rPr>
          <w:noProof/>
        </w:rPr>
        <w:t>6</w:t>
      </w:r>
      <w:r w:rsidR="003B4817">
        <w:fldChar w:fldCharType="end"/>
      </w:r>
      <w:r w:rsidR="003B4817">
        <w:t>.</w:t>
      </w:r>
      <w:r w:rsidR="003B4817">
        <w:fldChar w:fldCharType="begin"/>
      </w:r>
      <w:r w:rsidR="003B4817">
        <w:instrText xml:space="preserve"> SEQ Figure \* ARABIC \s 1 </w:instrText>
      </w:r>
      <w:r w:rsidR="003B4817">
        <w:fldChar w:fldCharType="separate"/>
      </w:r>
      <w:r w:rsidR="003B4817">
        <w:rPr>
          <w:noProof/>
        </w:rPr>
        <w:t>1</w:t>
      </w:r>
      <w:r w:rsidR="003B4817">
        <w:fldChar w:fldCharType="end"/>
      </w:r>
      <w:r>
        <w:t xml:space="preserve"> – components when events are CDRs arrival</w:t>
      </w:r>
      <w:bookmarkEnd w:id="105"/>
    </w:p>
    <w:p w:rsidR="000619BB" w:rsidRPr="00152177" w:rsidRDefault="000619BB" w:rsidP="000619BB">
      <w:pPr>
        <w:spacing w:line="360" w:lineRule="auto"/>
        <w:rPr>
          <w:sz w:val="32"/>
          <w:szCs w:val="32"/>
        </w:rPr>
      </w:pPr>
    </w:p>
    <w:p w:rsidR="000619BB" w:rsidRDefault="000619BB" w:rsidP="000619BB"/>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006" w:rsidRDefault="00AB3006" w:rsidP="004B64AC">
      <w:pPr>
        <w:spacing w:after="0" w:line="240" w:lineRule="auto"/>
      </w:pPr>
      <w:r>
        <w:separator/>
      </w:r>
    </w:p>
  </w:endnote>
  <w:endnote w:type="continuationSeparator" w:id="0">
    <w:p w:rsidR="00AB3006" w:rsidRDefault="00AB3006"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ECE" w:rsidRPr="004B64AC" w:rsidRDefault="00927ECE" w:rsidP="004A68C7">
    <w:pPr>
      <w:pStyle w:val="Footer"/>
      <w:rPr>
        <w:sz w:val="24"/>
        <w:szCs w:val="24"/>
      </w:rPr>
    </w:pPr>
    <w:r>
      <w:rPr>
        <w:noProof/>
        <w:lang w:eastAsia="en-US" w:bidi="he-IL"/>
      </w:rPr>
      <w:drawing>
        <wp:inline distT="0" distB="0" distL="0" distR="0" wp14:anchorId="3006B752" wp14:editId="0CB39DE2">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006" w:rsidRDefault="00AB3006" w:rsidP="004B64AC">
      <w:pPr>
        <w:spacing w:after="0" w:line="240" w:lineRule="auto"/>
      </w:pPr>
      <w:r>
        <w:separator/>
      </w:r>
    </w:p>
  </w:footnote>
  <w:footnote w:type="continuationSeparator" w:id="0">
    <w:p w:rsidR="00AB3006" w:rsidRDefault="00AB3006" w:rsidP="004B64AC">
      <w:pPr>
        <w:spacing w:after="0" w:line="240" w:lineRule="auto"/>
      </w:pPr>
      <w:r>
        <w:continuationSeparator/>
      </w:r>
    </w:p>
  </w:footnote>
  <w:footnote w:id="1">
    <w:p w:rsidR="00927ECE" w:rsidRDefault="00927ECE">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927ECE" w:rsidRDefault="00927ECE">
      <w:pPr>
        <w:pStyle w:val="FootnoteText"/>
      </w:pPr>
      <w:r>
        <w:rPr>
          <w:rStyle w:val="FootnoteReference"/>
        </w:rPr>
        <w:footnoteRef/>
      </w:r>
      <w:r>
        <w:t xml:space="preserve"> </w:t>
      </w:r>
      <w:r w:rsidRPr="0016503E">
        <w:t>G. Hohpe. Programming without a call stack – Event-driven Architecture. 2006, [Online]. At: http://www.eaipatterns.com/docs/EDA.pdf</w:t>
      </w:r>
    </w:p>
  </w:footnote>
  <w:footnote w:id="3">
    <w:p w:rsidR="00927ECE" w:rsidRDefault="00927ECE">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927ECE" w:rsidRDefault="00927ECE">
      <w:pPr>
        <w:pStyle w:val="FootnoteText"/>
      </w:pPr>
      <w:r>
        <w:rPr>
          <w:rStyle w:val="FootnoteReference"/>
        </w:rPr>
        <w:footnoteRef/>
      </w:r>
      <w:r>
        <w:t xml:space="preserve"> </w:t>
      </w:r>
      <w:r w:rsidRPr="001262A7">
        <w:t>https://github.com/wurstmeister/storm-kafka-0.8-plus</w:t>
      </w:r>
    </w:p>
  </w:footnote>
  <w:footnote w:id="5">
    <w:p w:rsidR="00927ECE" w:rsidRDefault="00927ECE"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927ECE" w:rsidRDefault="00927ECE" w:rsidP="002014B9">
      <w:pPr>
        <w:pStyle w:val="FootnoteText"/>
      </w:pPr>
      <w:r>
        <w:rPr>
          <w:rStyle w:val="FootnoteReference"/>
        </w:rPr>
        <w:footnoteRef/>
      </w:r>
      <w:r>
        <w:t xml:space="preserve"> </w:t>
      </w:r>
      <w:r w:rsidRPr="00042AC3">
        <w:t>Artikis A., Sergot M. and Paliouras G. An Event Calculus for Event Recognition. IEEE Transactions on Knowledge and Data Engineering (TKDE), to appear.</w:t>
      </w:r>
    </w:p>
  </w:footnote>
  <w:footnote w:id="7">
    <w:p w:rsidR="00927ECE" w:rsidRDefault="00927ECE">
      <w:pPr>
        <w:pStyle w:val="FootnoteText"/>
      </w:pPr>
      <w:r>
        <w:rPr>
          <w:rStyle w:val="FootnoteReference"/>
        </w:rPr>
        <w:footnoteRef/>
      </w:r>
      <w:r>
        <w:t xml:space="preserve"> </w:t>
      </w:r>
      <w:r w:rsidRPr="001269F3">
        <w:t>http://kafka.apache.org/documentation.html#api</w:t>
      </w:r>
    </w:p>
  </w:footnote>
  <w:footnote w:id="8">
    <w:p w:rsidR="00927ECE" w:rsidRDefault="00927ECE">
      <w:pPr>
        <w:pStyle w:val="FootnoteText"/>
      </w:pPr>
      <w:r>
        <w:rPr>
          <w:rStyle w:val="FootnoteReference"/>
        </w:rPr>
        <w:footnoteRef/>
      </w:r>
      <w:r>
        <w:t xml:space="preserve"> </w:t>
      </w:r>
      <w:r w:rsidRPr="00CD4CAB">
        <w:t>https://storm.incubator.apache.org/about/fault-tolerant.html</w:t>
      </w:r>
    </w:p>
  </w:footnote>
  <w:footnote w:id="9">
    <w:p w:rsidR="00927ECE" w:rsidRDefault="00927ECE">
      <w:pPr>
        <w:pStyle w:val="FootnoteText"/>
      </w:pPr>
      <w:r>
        <w:rPr>
          <w:rStyle w:val="FootnoteReference"/>
        </w:rPr>
        <w:footnoteRef/>
      </w:r>
      <w:r>
        <w:t xml:space="preserve"> </w:t>
      </w:r>
      <w:r w:rsidRPr="004C0A27">
        <w:t>http://junit.org/</w:t>
      </w:r>
    </w:p>
  </w:footnote>
  <w:footnote w:id="10">
    <w:p w:rsidR="00927ECE" w:rsidRDefault="00927ECE">
      <w:pPr>
        <w:pStyle w:val="FootnoteText"/>
      </w:pPr>
      <w:r>
        <w:rPr>
          <w:rStyle w:val="FootnoteReference"/>
        </w:rPr>
        <w:footnoteRef/>
      </w:r>
      <w:r>
        <w:t xml:space="preserve"> </w:t>
      </w:r>
      <w:r w:rsidRPr="00A44BFF">
        <w:t>https://code.google.com/p/mockito/</w:t>
      </w:r>
    </w:p>
  </w:footnote>
  <w:footnote w:id="11">
    <w:p w:rsidR="00927ECE" w:rsidRDefault="00927ECE">
      <w:pPr>
        <w:pStyle w:val="FootnoteText"/>
      </w:pPr>
      <w:r>
        <w:rPr>
          <w:rStyle w:val="FootnoteReference"/>
        </w:rPr>
        <w:footnoteRef/>
      </w:r>
      <w:r>
        <w:t xml:space="preserve"> </w:t>
      </w:r>
      <w:r w:rsidRPr="005C595B">
        <w:t>http://maven.apache.org/</w:t>
      </w:r>
    </w:p>
  </w:footnote>
  <w:footnote w:id="12">
    <w:p w:rsidR="00927ECE" w:rsidRDefault="00927ECE">
      <w:pPr>
        <w:pStyle w:val="FootnoteText"/>
      </w:pPr>
      <w:r>
        <w:rPr>
          <w:rStyle w:val="FootnoteReference"/>
        </w:rPr>
        <w:footnoteRef/>
      </w:r>
      <w:r>
        <w:t xml:space="preserve"> </w:t>
      </w:r>
      <w:r w:rsidRPr="000E4727">
        <w:t>http://www.ferari-project.eu/</w:t>
      </w:r>
    </w:p>
  </w:footnote>
  <w:footnote w:id="13">
    <w:p w:rsidR="00927ECE" w:rsidRDefault="00927ECE" w:rsidP="005919EA">
      <w:pPr>
        <w:pStyle w:val="FootnoteText"/>
      </w:pPr>
      <w:r>
        <w:rPr>
          <w:rStyle w:val="FootnoteReference"/>
        </w:rPr>
        <w:footnoteRef/>
      </w:r>
      <w:r>
        <w:t xml:space="preserve"> </w:t>
      </w:r>
      <w:r w:rsidRPr="005919EA">
        <w:t>http://storm.apache.org/</w:t>
      </w:r>
    </w:p>
  </w:footnote>
  <w:footnote w:id="14">
    <w:p w:rsidR="00927ECE" w:rsidRDefault="00927ECE" w:rsidP="00F470EB">
      <w:pPr>
        <w:pStyle w:val="FootnoteText"/>
      </w:pPr>
      <w:r>
        <w:rPr>
          <w:rStyle w:val="FootnoteReference"/>
        </w:rPr>
        <w:footnoteRef/>
      </w:r>
      <w:r>
        <w:t xml:space="preserve"> The diagram is taken from </w:t>
      </w:r>
      <w:r w:rsidRPr="00F470EB">
        <w:t>http://storm.apache.org/documentation/Tutorial.html</w:t>
      </w:r>
    </w:p>
  </w:footnote>
  <w:footnote w:id="15">
    <w:p w:rsidR="00927ECE" w:rsidRDefault="00927ECE"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16">
    <w:p w:rsidR="00927ECE" w:rsidRDefault="00927ECE">
      <w:pPr>
        <w:pStyle w:val="FootnoteText"/>
      </w:pPr>
      <w:r>
        <w:rPr>
          <w:rStyle w:val="FootnoteReference"/>
        </w:rPr>
        <w:footnoteRef/>
      </w:r>
      <w:r>
        <w:t xml:space="preserve"> </w:t>
      </w:r>
      <w:r w:rsidRPr="00AD2264">
        <w:t>https://storm.incubator.apache.org/about/scalable.html</w:t>
      </w:r>
    </w:p>
  </w:footnote>
  <w:footnote w:id="17">
    <w:p w:rsidR="00927ECE" w:rsidRDefault="00927ECE">
      <w:pPr>
        <w:pStyle w:val="FootnoteText"/>
      </w:pPr>
      <w:r>
        <w:rPr>
          <w:rStyle w:val="FootnoteReference"/>
        </w:rPr>
        <w:footnoteRef/>
      </w:r>
      <w:r>
        <w:t xml:space="preserve"> </w:t>
      </w:r>
      <w:r w:rsidRPr="002848EF">
        <w:t>https://developer.ibm.com/streamsdev/wp-content/uploads/sites/15/2014/04/Streams-and-Storm-April-2014-Final.pdf</w:t>
      </w:r>
    </w:p>
  </w:footnote>
  <w:footnote w:id="18">
    <w:p w:rsidR="00927ECE" w:rsidRDefault="00927ECE">
      <w:pPr>
        <w:pStyle w:val="FootnoteText"/>
      </w:pPr>
      <w:r>
        <w:rPr>
          <w:rStyle w:val="FootnoteReference"/>
        </w:rPr>
        <w:footnoteRef/>
      </w:r>
      <w:r>
        <w:t xml:space="preserve"> </w:t>
      </w:r>
      <w:r w:rsidRPr="000955BC">
        <w:t>http://akka.io/</w:t>
      </w:r>
    </w:p>
  </w:footnote>
  <w:footnote w:id="19">
    <w:p w:rsidR="00927ECE" w:rsidRDefault="00927ECE">
      <w:pPr>
        <w:pStyle w:val="FootnoteText"/>
      </w:pPr>
      <w:r>
        <w:rPr>
          <w:rStyle w:val="FootnoteReference"/>
        </w:rPr>
        <w:footnoteRef/>
      </w:r>
      <w:r>
        <w:t xml:space="preserve"> Picture source: </w:t>
      </w:r>
      <w:r w:rsidRPr="00CC6565">
        <w:t>http://doc.akka.io/docs/akka/2.3.6/general/supervision.html</w:t>
      </w:r>
    </w:p>
  </w:footnote>
  <w:footnote w:id="20">
    <w:p w:rsidR="00927ECE" w:rsidRDefault="00927ECE" w:rsidP="009C123C">
      <w:pPr>
        <w:pStyle w:val="FootnoteText"/>
      </w:pPr>
      <w:r>
        <w:rPr>
          <w:rStyle w:val="FootnoteReference"/>
        </w:rPr>
        <w:footnoteRef/>
      </w:r>
      <w:r>
        <w:t xml:space="preserve"> </w:t>
      </w:r>
      <w:r w:rsidRPr="009C123C">
        <w:t>http://typesafe.com</w:t>
      </w:r>
    </w:p>
  </w:footnote>
  <w:footnote w:id="21">
    <w:p w:rsidR="00927ECE" w:rsidRDefault="00927ECE">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22">
    <w:p w:rsidR="00927ECE" w:rsidRDefault="00927ECE">
      <w:pPr>
        <w:pStyle w:val="FootnoteText"/>
      </w:pPr>
      <w:r>
        <w:rPr>
          <w:rStyle w:val="FootnoteReference"/>
        </w:rPr>
        <w:footnoteRef/>
      </w:r>
      <w:r>
        <w:t xml:space="preserve"> </w:t>
      </w:r>
      <w:r w:rsidRPr="00434329">
        <w:t>https://spark.apache.org/</w:t>
      </w:r>
    </w:p>
  </w:footnote>
  <w:footnote w:id="23">
    <w:p w:rsidR="00927ECE" w:rsidRDefault="00927ECE">
      <w:pPr>
        <w:pStyle w:val="FootnoteText"/>
      </w:pPr>
      <w:r>
        <w:rPr>
          <w:rStyle w:val="FootnoteReference"/>
        </w:rPr>
        <w:footnoteRef/>
      </w:r>
      <w:r>
        <w:t xml:space="preserve"> </w:t>
      </w:r>
      <w:r w:rsidRPr="00D90E73">
        <w:t>https://spark.apache.org/streaming/</w:t>
      </w:r>
    </w:p>
  </w:footnote>
  <w:footnote w:id="24">
    <w:p w:rsidR="00927ECE" w:rsidRDefault="00927ECE" w:rsidP="00C900CA">
      <w:pPr>
        <w:pStyle w:val="FootnoteText"/>
      </w:pPr>
      <w:r>
        <w:rPr>
          <w:rStyle w:val="FootnoteReference"/>
        </w:rPr>
        <w:footnoteRef/>
      </w:r>
      <w:r>
        <w:t xml:space="preserve"> </w:t>
      </w:r>
      <w:hyperlink r:id="rId2" w:history="1">
        <w:r w:rsidRPr="005E5CAE">
          <w:rPr>
            <w:rStyle w:val="Hyperlink"/>
          </w:rPr>
          <w:t>http://bhavin.directi.com/rabbitmq-vs-apache-activemq-vs-apache-qpid</w:t>
        </w:r>
      </w:hyperlink>
    </w:p>
  </w:footnote>
  <w:footnote w:id="25">
    <w:p w:rsidR="00430528" w:rsidRDefault="00430528" w:rsidP="00037E18">
      <w:pPr>
        <w:pStyle w:val="FootnoteText"/>
        <w:rPr>
          <w:lang w:eastAsia="ja-JP"/>
        </w:rPr>
      </w:pPr>
      <w:r>
        <w:rPr>
          <w:rStyle w:val="FootnoteReference"/>
        </w:rPr>
        <w:footnoteRef/>
      </w:r>
      <w:r>
        <w:t xml:space="preserve"> </w:t>
      </w:r>
      <w:hyperlink r:id="rId3" w:history="1">
        <w:r w:rsidRPr="001164A1">
          <w:rPr>
            <w:rStyle w:val="Hyperlink"/>
            <w:lang w:eastAsia="ja-JP"/>
          </w:rPr>
          <w:t>http://research.microsoft.com/en-us/um/people/srikanth/netdb11/netdb11papers/netdb11-final12.pdf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927ECE" w:rsidRDefault="00927ECE">
        <w:pPr>
          <w:pStyle w:val="Header"/>
          <w:jc w:val="right"/>
        </w:pPr>
        <w:r>
          <w:fldChar w:fldCharType="begin"/>
        </w:r>
        <w:r>
          <w:instrText xml:space="preserve"> PAGE   \* MERGEFORMAT </w:instrText>
        </w:r>
        <w:r>
          <w:fldChar w:fldCharType="separate"/>
        </w:r>
        <w:r w:rsidR="007C5DEF">
          <w:rPr>
            <w:noProof/>
          </w:rPr>
          <w:t>39</w:t>
        </w:r>
        <w:r>
          <w:rPr>
            <w:noProof/>
          </w:rPr>
          <w:fldChar w:fldCharType="end"/>
        </w:r>
      </w:p>
    </w:sdtContent>
  </w:sdt>
  <w:p w:rsidR="00927ECE" w:rsidRDefault="00927E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927ECE" w:rsidRDefault="00927ECE" w:rsidP="00904420">
        <w:pPr>
          <w:pStyle w:val="Header"/>
          <w:jc w:val="right"/>
          <w:rPr>
            <w:color w:val="4F81BD" w:themeColor="accent1"/>
            <w:sz w:val="28"/>
            <w:szCs w:val="28"/>
          </w:rPr>
        </w:pPr>
        <w:r>
          <w:fldChar w:fldCharType="begin"/>
        </w:r>
        <w:r>
          <w:instrText xml:space="preserve"> PAGE   \* MERGEFORMAT </w:instrText>
        </w:r>
        <w:r>
          <w:fldChar w:fldCharType="separate"/>
        </w:r>
        <w:r w:rsidR="00430528">
          <w:rPr>
            <w:noProof/>
          </w:rPr>
          <w:t>6</w:t>
        </w:r>
        <w:r>
          <w:fldChar w:fldCharType="end"/>
        </w:r>
      </w:p>
    </w:sdtContent>
  </w:sdt>
  <w:p w:rsidR="00927ECE" w:rsidRDefault="00927E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2ADB"/>
    <w:rsid w:val="00004693"/>
    <w:rsid w:val="000107D6"/>
    <w:rsid w:val="00012FE9"/>
    <w:rsid w:val="0001326B"/>
    <w:rsid w:val="00013975"/>
    <w:rsid w:val="00014BA7"/>
    <w:rsid w:val="00016661"/>
    <w:rsid w:val="00020EB7"/>
    <w:rsid w:val="0002130B"/>
    <w:rsid w:val="000217C7"/>
    <w:rsid w:val="00026582"/>
    <w:rsid w:val="00026767"/>
    <w:rsid w:val="00026CBD"/>
    <w:rsid w:val="00032C56"/>
    <w:rsid w:val="00034BC9"/>
    <w:rsid w:val="00035FCB"/>
    <w:rsid w:val="000360AB"/>
    <w:rsid w:val="00036F85"/>
    <w:rsid w:val="00037E18"/>
    <w:rsid w:val="00040B2F"/>
    <w:rsid w:val="000436FD"/>
    <w:rsid w:val="0004666B"/>
    <w:rsid w:val="00050766"/>
    <w:rsid w:val="00051DE2"/>
    <w:rsid w:val="00052055"/>
    <w:rsid w:val="00053E66"/>
    <w:rsid w:val="000559BB"/>
    <w:rsid w:val="000619BB"/>
    <w:rsid w:val="00062747"/>
    <w:rsid w:val="0006382F"/>
    <w:rsid w:val="00063A75"/>
    <w:rsid w:val="00065AEB"/>
    <w:rsid w:val="000704F6"/>
    <w:rsid w:val="000709DD"/>
    <w:rsid w:val="0007120C"/>
    <w:rsid w:val="00083672"/>
    <w:rsid w:val="000842F0"/>
    <w:rsid w:val="00086134"/>
    <w:rsid w:val="000943D1"/>
    <w:rsid w:val="000953A7"/>
    <w:rsid w:val="000955BC"/>
    <w:rsid w:val="00096796"/>
    <w:rsid w:val="000A2E53"/>
    <w:rsid w:val="000A6A08"/>
    <w:rsid w:val="000B1F53"/>
    <w:rsid w:val="000B26B9"/>
    <w:rsid w:val="000C0895"/>
    <w:rsid w:val="000C2CEF"/>
    <w:rsid w:val="000C4635"/>
    <w:rsid w:val="000E0143"/>
    <w:rsid w:val="000E22D9"/>
    <w:rsid w:val="000E2623"/>
    <w:rsid w:val="000E2AA6"/>
    <w:rsid w:val="000E4727"/>
    <w:rsid w:val="000E7D1B"/>
    <w:rsid w:val="000F32E4"/>
    <w:rsid w:val="000F3CE4"/>
    <w:rsid w:val="000F4AE8"/>
    <w:rsid w:val="000F717F"/>
    <w:rsid w:val="000F7389"/>
    <w:rsid w:val="001010B4"/>
    <w:rsid w:val="00101DC6"/>
    <w:rsid w:val="001031A1"/>
    <w:rsid w:val="0010620B"/>
    <w:rsid w:val="001170E3"/>
    <w:rsid w:val="00117719"/>
    <w:rsid w:val="00124188"/>
    <w:rsid w:val="00124597"/>
    <w:rsid w:val="001262A7"/>
    <w:rsid w:val="001269F3"/>
    <w:rsid w:val="00126CA3"/>
    <w:rsid w:val="00132B44"/>
    <w:rsid w:val="00135664"/>
    <w:rsid w:val="0014115C"/>
    <w:rsid w:val="00141C88"/>
    <w:rsid w:val="00142DF5"/>
    <w:rsid w:val="00143509"/>
    <w:rsid w:val="00146317"/>
    <w:rsid w:val="00150B33"/>
    <w:rsid w:val="00152FAA"/>
    <w:rsid w:val="00154864"/>
    <w:rsid w:val="0016503E"/>
    <w:rsid w:val="00167530"/>
    <w:rsid w:val="00167C91"/>
    <w:rsid w:val="00181F2E"/>
    <w:rsid w:val="001822D9"/>
    <w:rsid w:val="001907F6"/>
    <w:rsid w:val="001910A0"/>
    <w:rsid w:val="001961FB"/>
    <w:rsid w:val="001A3CAC"/>
    <w:rsid w:val="001A470A"/>
    <w:rsid w:val="001A6DD9"/>
    <w:rsid w:val="001A6EED"/>
    <w:rsid w:val="001C297D"/>
    <w:rsid w:val="001C55C3"/>
    <w:rsid w:val="001C6F4B"/>
    <w:rsid w:val="001D023B"/>
    <w:rsid w:val="001D132B"/>
    <w:rsid w:val="001D300F"/>
    <w:rsid w:val="001D7069"/>
    <w:rsid w:val="001E1D01"/>
    <w:rsid w:val="001E2E4B"/>
    <w:rsid w:val="001E43D0"/>
    <w:rsid w:val="001E6859"/>
    <w:rsid w:val="001F1298"/>
    <w:rsid w:val="001F6C45"/>
    <w:rsid w:val="00200102"/>
    <w:rsid w:val="00200C80"/>
    <w:rsid w:val="002014B9"/>
    <w:rsid w:val="00211883"/>
    <w:rsid w:val="002136A2"/>
    <w:rsid w:val="00214986"/>
    <w:rsid w:val="00215730"/>
    <w:rsid w:val="00215EDB"/>
    <w:rsid w:val="0021619F"/>
    <w:rsid w:val="00220A9F"/>
    <w:rsid w:val="00220C73"/>
    <w:rsid w:val="00220F1F"/>
    <w:rsid w:val="00225947"/>
    <w:rsid w:val="0022644E"/>
    <w:rsid w:val="002303C1"/>
    <w:rsid w:val="0025673D"/>
    <w:rsid w:val="0026005A"/>
    <w:rsid w:val="002611A7"/>
    <w:rsid w:val="00262088"/>
    <w:rsid w:val="00264650"/>
    <w:rsid w:val="002653A5"/>
    <w:rsid w:val="00272B18"/>
    <w:rsid w:val="0027423D"/>
    <w:rsid w:val="002772FB"/>
    <w:rsid w:val="00277567"/>
    <w:rsid w:val="002848EF"/>
    <w:rsid w:val="00286452"/>
    <w:rsid w:val="00290079"/>
    <w:rsid w:val="00290EB8"/>
    <w:rsid w:val="0029170B"/>
    <w:rsid w:val="00291F64"/>
    <w:rsid w:val="00293C57"/>
    <w:rsid w:val="002A04EC"/>
    <w:rsid w:val="002A2FF2"/>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F0377"/>
    <w:rsid w:val="002F0DB5"/>
    <w:rsid w:val="002F0E75"/>
    <w:rsid w:val="002F365C"/>
    <w:rsid w:val="002F3BAC"/>
    <w:rsid w:val="003000BD"/>
    <w:rsid w:val="0030049C"/>
    <w:rsid w:val="003020F2"/>
    <w:rsid w:val="0030480E"/>
    <w:rsid w:val="003063D9"/>
    <w:rsid w:val="003068D7"/>
    <w:rsid w:val="00311296"/>
    <w:rsid w:val="00312831"/>
    <w:rsid w:val="00314E8C"/>
    <w:rsid w:val="00315BEE"/>
    <w:rsid w:val="003203EA"/>
    <w:rsid w:val="00326BF3"/>
    <w:rsid w:val="00326F04"/>
    <w:rsid w:val="00327071"/>
    <w:rsid w:val="003278E1"/>
    <w:rsid w:val="00327A4E"/>
    <w:rsid w:val="00327B5F"/>
    <w:rsid w:val="00327E8E"/>
    <w:rsid w:val="003319A4"/>
    <w:rsid w:val="00332793"/>
    <w:rsid w:val="00345A48"/>
    <w:rsid w:val="00345D6D"/>
    <w:rsid w:val="00352166"/>
    <w:rsid w:val="003527BD"/>
    <w:rsid w:val="00352C8A"/>
    <w:rsid w:val="00355064"/>
    <w:rsid w:val="00355376"/>
    <w:rsid w:val="00357162"/>
    <w:rsid w:val="00363BD7"/>
    <w:rsid w:val="00363DE8"/>
    <w:rsid w:val="00366160"/>
    <w:rsid w:val="00366BB5"/>
    <w:rsid w:val="003739F4"/>
    <w:rsid w:val="0037523F"/>
    <w:rsid w:val="00376509"/>
    <w:rsid w:val="003767D8"/>
    <w:rsid w:val="0038224D"/>
    <w:rsid w:val="0038495F"/>
    <w:rsid w:val="00385AF3"/>
    <w:rsid w:val="00390D82"/>
    <w:rsid w:val="00390E17"/>
    <w:rsid w:val="003979DF"/>
    <w:rsid w:val="003B0FAD"/>
    <w:rsid w:val="003B1163"/>
    <w:rsid w:val="003B1275"/>
    <w:rsid w:val="003B2BC8"/>
    <w:rsid w:val="003B4817"/>
    <w:rsid w:val="003B499B"/>
    <w:rsid w:val="003B7F90"/>
    <w:rsid w:val="003C5797"/>
    <w:rsid w:val="003D1DF8"/>
    <w:rsid w:val="003D5AAC"/>
    <w:rsid w:val="003D6C33"/>
    <w:rsid w:val="003E1C0A"/>
    <w:rsid w:val="003E3095"/>
    <w:rsid w:val="003E4556"/>
    <w:rsid w:val="003E4ABA"/>
    <w:rsid w:val="003E554B"/>
    <w:rsid w:val="003F781B"/>
    <w:rsid w:val="004000A4"/>
    <w:rsid w:val="00400145"/>
    <w:rsid w:val="004046BB"/>
    <w:rsid w:val="0040646D"/>
    <w:rsid w:val="0040667E"/>
    <w:rsid w:val="00407CD4"/>
    <w:rsid w:val="00410FEF"/>
    <w:rsid w:val="004137E2"/>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DC6"/>
    <w:rsid w:val="004915D0"/>
    <w:rsid w:val="0049256D"/>
    <w:rsid w:val="00497645"/>
    <w:rsid w:val="004A4C7C"/>
    <w:rsid w:val="004A68C7"/>
    <w:rsid w:val="004A7739"/>
    <w:rsid w:val="004B0158"/>
    <w:rsid w:val="004B5FD2"/>
    <w:rsid w:val="004B64AC"/>
    <w:rsid w:val="004C0A27"/>
    <w:rsid w:val="004C2AAF"/>
    <w:rsid w:val="004C2D1E"/>
    <w:rsid w:val="004E03BE"/>
    <w:rsid w:val="004F1605"/>
    <w:rsid w:val="004F1E9B"/>
    <w:rsid w:val="004F39FB"/>
    <w:rsid w:val="004F3C67"/>
    <w:rsid w:val="00510170"/>
    <w:rsid w:val="005117A5"/>
    <w:rsid w:val="00511AEE"/>
    <w:rsid w:val="00513163"/>
    <w:rsid w:val="00513EBF"/>
    <w:rsid w:val="00514FAD"/>
    <w:rsid w:val="00516553"/>
    <w:rsid w:val="005327A3"/>
    <w:rsid w:val="00535A46"/>
    <w:rsid w:val="00535ABF"/>
    <w:rsid w:val="005475ED"/>
    <w:rsid w:val="00551C5B"/>
    <w:rsid w:val="005522B9"/>
    <w:rsid w:val="00552832"/>
    <w:rsid w:val="00556698"/>
    <w:rsid w:val="00561686"/>
    <w:rsid w:val="00564DEB"/>
    <w:rsid w:val="00580108"/>
    <w:rsid w:val="005839B6"/>
    <w:rsid w:val="005853A4"/>
    <w:rsid w:val="005919EA"/>
    <w:rsid w:val="00593174"/>
    <w:rsid w:val="005965FA"/>
    <w:rsid w:val="005A002D"/>
    <w:rsid w:val="005A0BF0"/>
    <w:rsid w:val="005A1C96"/>
    <w:rsid w:val="005A1E3A"/>
    <w:rsid w:val="005A275C"/>
    <w:rsid w:val="005A4D33"/>
    <w:rsid w:val="005A7299"/>
    <w:rsid w:val="005A73C5"/>
    <w:rsid w:val="005B004E"/>
    <w:rsid w:val="005B1766"/>
    <w:rsid w:val="005B1947"/>
    <w:rsid w:val="005B522A"/>
    <w:rsid w:val="005B5340"/>
    <w:rsid w:val="005B5420"/>
    <w:rsid w:val="005B68B9"/>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58E1"/>
    <w:rsid w:val="006205E1"/>
    <w:rsid w:val="00620772"/>
    <w:rsid w:val="0062157D"/>
    <w:rsid w:val="00622CC8"/>
    <w:rsid w:val="00622E22"/>
    <w:rsid w:val="00624F71"/>
    <w:rsid w:val="00627479"/>
    <w:rsid w:val="006346D5"/>
    <w:rsid w:val="00634FFF"/>
    <w:rsid w:val="00643889"/>
    <w:rsid w:val="006438F0"/>
    <w:rsid w:val="00644EF0"/>
    <w:rsid w:val="006465F5"/>
    <w:rsid w:val="00651ADE"/>
    <w:rsid w:val="00652302"/>
    <w:rsid w:val="006622BA"/>
    <w:rsid w:val="00665AE4"/>
    <w:rsid w:val="0066735D"/>
    <w:rsid w:val="00674933"/>
    <w:rsid w:val="00674C09"/>
    <w:rsid w:val="006762F7"/>
    <w:rsid w:val="0067739E"/>
    <w:rsid w:val="006831DF"/>
    <w:rsid w:val="00683ED2"/>
    <w:rsid w:val="00683FC7"/>
    <w:rsid w:val="006913DB"/>
    <w:rsid w:val="00691552"/>
    <w:rsid w:val="00691848"/>
    <w:rsid w:val="00692179"/>
    <w:rsid w:val="00693C2D"/>
    <w:rsid w:val="006976B7"/>
    <w:rsid w:val="006A3FB9"/>
    <w:rsid w:val="006A4DFD"/>
    <w:rsid w:val="006B0764"/>
    <w:rsid w:val="006B30AA"/>
    <w:rsid w:val="006B55B3"/>
    <w:rsid w:val="006B56CF"/>
    <w:rsid w:val="006B64AC"/>
    <w:rsid w:val="006B6D68"/>
    <w:rsid w:val="006B7FB8"/>
    <w:rsid w:val="006C184E"/>
    <w:rsid w:val="006C1BA9"/>
    <w:rsid w:val="006C2B26"/>
    <w:rsid w:val="006D5CF6"/>
    <w:rsid w:val="006D65B3"/>
    <w:rsid w:val="006E0E17"/>
    <w:rsid w:val="006E275F"/>
    <w:rsid w:val="006E41BC"/>
    <w:rsid w:val="006E798B"/>
    <w:rsid w:val="006F2BAB"/>
    <w:rsid w:val="006F415F"/>
    <w:rsid w:val="006F55D5"/>
    <w:rsid w:val="006F6501"/>
    <w:rsid w:val="00702BDB"/>
    <w:rsid w:val="007044A7"/>
    <w:rsid w:val="00706351"/>
    <w:rsid w:val="00710F68"/>
    <w:rsid w:val="00713A7C"/>
    <w:rsid w:val="007147D8"/>
    <w:rsid w:val="00714DD4"/>
    <w:rsid w:val="00717FD1"/>
    <w:rsid w:val="007268DA"/>
    <w:rsid w:val="00726E9E"/>
    <w:rsid w:val="00727080"/>
    <w:rsid w:val="00732CEF"/>
    <w:rsid w:val="007352D6"/>
    <w:rsid w:val="0073646D"/>
    <w:rsid w:val="00743528"/>
    <w:rsid w:val="0075154C"/>
    <w:rsid w:val="0075198D"/>
    <w:rsid w:val="00753286"/>
    <w:rsid w:val="007627D1"/>
    <w:rsid w:val="00764A09"/>
    <w:rsid w:val="007676FC"/>
    <w:rsid w:val="00767CF0"/>
    <w:rsid w:val="00784EBB"/>
    <w:rsid w:val="00787E5F"/>
    <w:rsid w:val="00791256"/>
    <w:rsid w:val="007928A0"/>
    <w:rsid w:val="007938A8"/>
    <w:rsid w:val="007A3AEF"/>
    <w:rsid w:val="007A3E4E"/>
    <w:rsid w:val="007A3F4C"/>
    <w:rsid w:val="007A4913"/>
    <w:rsid w:val="007A57FC"/>
    <w:rsid w:val="007A655E"/>
    <w:rsid w:val="007B1FB3"/>
    <w:rsid w:val="007B5AE2"/>
    <w:rsid w:val="007B5DAD"/>
    <w:rsid w:val="007B7EE9"/>
    <w:rsid w:val="007C5DE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E2E"/>
    <w:rsid w:val="008055A1"/>
    <w:rsid w:val="008127E4"/>
    <w:rsid w:val="00813461"/>
    <w:rsid w:val="00815928"/>
    <w:rsid w:val="008177A4"/>
    <w:rsid w:val="00821727"/>
    <w:rsid w:val="00821E06"/>
    <w:rsid w:val="00825E28"/>
    <w:rsid w:val="00826C0D"/>
    <w:rsid w:val="00827080"/>
    <w:rsid w:val="0083001B"/>
    <w:rsid w:val="008325CC"/>
    <w:rsid w:val="00832A49"/>
    <w:rsid w:val="00833A35"/>
    <w:rsid w:val="00840D90"/>
    <w:rsid w:val="008424BE"/>
    <w:rsid w:val="00844A24"/>
    <w:rsid w:val="0084714D"/>
    <w:rsid w:val="00853888"/>
    <w:rsid w:val="00856353"/>
    <w:rsid w:val="0086065E"/>
    <w:rsid w:val="00860C62"/>
    <w:rsid w:val="00862267"/>
    <w:rsid w:val="00863437"/>
    <w:rsid w:val="00866B3F"/>
    <w:rsid w:val="008676AF"/>
    <w:rsid w:val="00870053"/>
    <w:rsid w:val="00870169"/>
    <w:rsid w:val="00880EE5"/>
    <w:rsid w:val="008873ED"/>
    <w:rsid w:val="0089639B"/>
    <w:rsid w:val="008A0DB5"/>
    <w:rsid w:val="008A0E10"/>
    <w:rsid w:val="008A21AC"/>
    <w:rsid w:val="008A5222"/>
    <w:rsid w:val="008A5499"/>
    <w:rsid w:val="008B085D"/>
    <w:rsid w:val="008B0BDA"/>
    <w:rsid w:val="008B2056"/>
    <w:rsid w:val="008B406D"/>
    <w:rsid w:val="008B7379"/>
    <w:rsid w:val="008C017F"/>
    <w:rsid w:val="008C5A0F"/>
    <w:rsid w:val="008C6088"/>
    <w:rsid w:val="008C7013"/>
    <w:rsid w:val="008E025C"/>
    <w:rsid w:val="008E0C47"/>
    <w:rsid w:val="008E42AB"/>
    <w:rsid w:val="008E4FF7"/>
    <w:rsid w:val="008E5800"/>
    <w:rsid w:val="008E76B4"/>
    <w:rsid w:val="008E7994"/>
    <w:rsid w:val="008F02EA"/>
    <w:rsid w:val="008F5AA9"/>
    <w:rsid w:val="008F6810"/>
    <w:rsid w:val="008F6DB0"/>
    <w:rsid w:val="00900137"/>
    <w:rsid w:val="009017A4"/>
    <w:rsid w:val="009033AE"/>
    <w:rsid w:val="00903B40"/>
    <w:rsid w:val="00904420"/>
    <w:rsid w:val="009063A8"/>
    <w:rsid w:val="00910982"/>
    <w:rsid w:val="00912E9E"/>
    <w:rsid w:val="00920A72"/>
    <w:rsid w:val="00921FE9"/>
    <w:rsid w:val="00926102"/>
    <w:rsid w:val="00927ECE"/>
    <w:rsid w:val="0093151F"/>
    <w:rsid w:val="0093408B"/>
    <w:rsid w:val="00936F6B"/>
    <w:rsid w:val="0094039C"/>
    <w:rsid w:val="00940686"/>
    <w:rsid w:val="00941D44"/>
    <w:rsid w:val="00941DFE"/>
    <w:rsid w:val="00942891"/>
    <w:rsid w:val="00945F3C"/>
    <w:rsid w:val="0095114D"/>
    <w:rsid w:val="00956B97"/>
    <w:rsid w:val="00963C2E"/>
    <w:rsid w:val="00967653"/>
    <w:rsid w:val="0097134A"/>
    <w:rsid w:val="00975669"/>
    <w:rsid w:val="00977A8F"/>
    <w:rsid w:val="00980D85"/>
    <w:rsid w:val="00982FC9"/>
    <w:rsid w:val="00985F8F"/>
    <w:rsid w:val="0098612F"/>
    <w:rsid w:val="009927F8"/>
    <w:rsid w:val="00995006"/>
    <w:rsid w:val="009A417B"/>
    <w:rsid w:val="009A68CF"/>
    <w:rsid w:val="009B0D66"/>
    <w:rsid w:val="009B5082"/>
    <w:rsid w:val="009B6712"/>
    <w:rsid w:val="009B7253"/>
    <w:rsid w:val="009C123C"/>
    <w:rsid w:val="009C152B"/>
    <w:rsid w:val="009C156F"/>
    <w:rsid w:val="009C374E"/>
    <w:rsid w:val="009C70E5"/>
    <w:rsid w:val="009D091A"/>
    <w:rsid w:val="009D3169"/>
    <w:rsid w:val="009D365D"/>
    <w:rsid w:val="009D4673"/>
    <w:rsid w:val="009D48F4"/>
    <w:rsid w:val="009D5E00"/>
    <w:rsid w:val="009E02F8"/>
    <w:rsid w:val="009E23E6"/>
    <w:rsid w:val="009E5652"/>
    <w:rsid w:val="009F2C18"/>
    <w:rsid w:val="009F4C89"/>
    <w:rsid w:val="009F5386"/>
    <w:rsid w:val="00A0743C"/>
    <w:rsid w:val="00A1236B"/>
    <w:rsid w:val="00A14BA0"/>
    <w:rsid w:val="00A152BA"/>
    <w:rsid w:val="00A1543E"/>
    <w:rsid w:val="00A24C0B"/>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5F4"/>
    <w:rsid w:val="00A92E94"/>
    <w:rsid w:val="00A952BC"/>
    <w:rsid w:val="00AA58A6"/>
    <w:rsid w:val="00AA6535"/>
    <w:rsid w:val="00AB2A45"/>
    <w:rsid w:val="00AB2D73"/>
    <w:rsid w:val="00AB3006"/>
    <w:rsid w:val="00AB3B00"/>
    <w:rsid w:val="00AB43DE"/>
    <w:rsid w:val="00AB5279"/>
    <w:rsid w:val="00AB7F19"/>
    <w:rsid w:val="00AC1532"/>
    <w:rsid w:val="00AC4174"/>
    <w:rsid w:val="00AC6D33"/>
    <w:rsid w:val="00AD2264"/>
    <w:rsid w:val="00AD3093"/>
    <w:rsid w:val="00AD315D"/>
    <w:rsid w:val="00AD3DDA"/>
    <w:rsid w:val="00AD513E"/>
    <w:rsid w:val="00AE01B7"/>
    <w:rsid w:val="00AE0326"/>
    <w:rsid w:val="00AE0C56"/>
    <w:rsid w:val="00AE2AF3"/>
    <w:rsid w:val="00AE681D"/>
    <w:rsid w:val="00AF1FD9"/>
    <w:rsid w:val="00AF33CA"/>
    <w:rsid w:val="00AF341F"/>
    <w:rsid w:val="00B010F1"/>
    <w:rsid w:val="00B01C04"/>
    <w:rsid w:val="00B03BB3"/>
    <w:rsid w:val="00B0438E"/>
    <w:rsid w:val="00B06195"/>
    <w:rsid w:val="00B11FDD"/>
    <w:rsid w:val="00B12232"/>
    <w:rsid w:val="00B1303D"/>
    <w:rsid w:val="00B132DB"/>
    <w:rsid w:val="00B14EDF"/>
    <w:rsid w:val="00B21287"/>
    <w:rsid w:val="00B2178C"/>
    <w:rsid w:val="00B2375B"/>
    <w:rsid w:val="00B23B92"/>
    <w:rsid w:val="00B24904"/>
    <w:rsid w:val="00B279ED"/>
    <w:rsid w:val="00B357F6"/>
    <w:rsid w:val="00B37010"/>
    <w:rsid w:val="00B41192"/>
    <w:rsid w:val="00B475EC"/>
    <w:rsid w:val="00B47DEB"/>
    <w:rsid w:val="00B5053E"/>
    <w:rsid w:val="00B56E22"/>
    <w:rsid w:val="00B57A2A"/>
    <w:rsid w:val="00B642BD"/>
    <w:rsid w:val="00B66125"/>
    <w:rsid w:val="00B70815"/>
    <w:rsid w:val="00B7383A"/>
    <w:rsid w:val="00B73918"/>
    <w:rsid w:val="00B73EFA"/>
    <w:rsid w:val="00B76953"/>
    <w:rsid w:val="00B82254"/>
    <w:rsid w:val="00B8652F"/>
    <w:rsid w:val="00B86554"/>
    <w:rsid w:val="00B868C0"/>
    <w:rsid w:val="00B90E5C"/>
    <w:rsid w:val="00B912BF"/>
    <w:rsid w:val="00B91FB8"/>
    <w:rsid w:val="00B94510"/>
    <w:rsid w:val="00B964F8"/>
    <w:rsid w:val="00BA0637"/>
    <w:rsid w:val="00BA505C"/>
    <w:rsid w:val="00BB6834"/>
    <w:rsid w:val="00BB6B8F"/>
    <w:rsid w:val="00BB777A"/>
    <w:rsid w:val="00BB7FCE"/>
    <w:rsid w:val="00BC3DAE"/>
    <w:rsid w:val="00BC4AA8"/>
    <w:rsid w:val="00BD13ED"/>
    <w:rsid w:val="00BD5D61"/>
    <w:rsid w:val="00BE23F1"/>
    <w:rsid w:val="00BE4FBE"/>
    <w:rsid w:val="00BE7B03"/>
    <w:rsid w:val="00BF0EF4"/>
    <w:rsid w:val="00BF2DF2"/>
    <w:rsid w:val="00BF50BD"/>
    <w:rsid w:val="00BF5B2D"/>
    <w:rsid w:val="00BF6534"/>
    <w:rsid w:val="00BF6B3D"/>
    <w:rsid w:val="00C02967"/>
    <w:rsid w:val="00C07AB2"/>
    <w:rsid w:val="00C14C82"/>
    <w:rsid w:val="00C211E4"/>
    <w:rsid w:val="00C21405"/>
    <w:rsid w:val="00C215C3"/>
    <w:rsid w:val="00C22A4F"/>
    <w:rsid w:val="00C24F15"/>
    <w:rsid w:val="00C27C1F"/>
    <w:rsid w:val="00C33054"/>
    <w:rsid w:val="00C342C7"/>
    <w:rsid w:val="00C347BE"/>
    <w:rsid w:val="00C41922"/>
    <w:rsid w:val="00C44119"/>
    <w:rsid w:val="00C45AF3"/>
    <w:rsid w:val="00C45FF7"/>
    <w:rsid w:val="00C53EC3"/>
    <w:rsid w:val="00C55543"/>
    <w:rsid w:val="00C63E67"/>
    <w:rsid w:val="00C64592"/>
    <w:rsid w:val="00C651AA"/>
    <w:rsid w:val="00C6769D"/>
    <w:rsid w:val="00C73631"/>
    <w:rsid w:val="00C7612A"/>
    <w:rsid w:val="00C7652B"/>
    <w:rsid w:val="00C77FFD"/>
    <w:rsid w:val="00C82B94"/>
    <w:rsid w:val="00C83931"/>
    <w:rsid w:val="00C865EC"/>
    <w:rsid w:val="00C876D9"/>
    <w:rsid w:val="00C877DF"/>
    <w:rsid w:val="00C900CA"/>
    <w:rsid w:val="00C90D7C"/>
    <w:rsid w:val="00C943DE"/>
    <w:rsid w:val="00C949D8"/>
    <w:rsid w:val="00C971D4"/>
    <w:rsid w:val="00CA56E0"/>
    <w:rsid w:val="00CA5FB9"/>
    <w:rsid w:val="00CA7949"/>
    <w:rsid w:val="00CB350C"/>
    <w:rsid w:val="00CB385F"/>
    <w:rsid w:val="00CB5457"/>
    <w:rsid w:val="00CB5767"/>
    <w:rsid w:val="00CC00D7"/>
    <w:rsid w:val="00CC3D46"/>
    <w:rsid w:val="00CC6565"/>
    <w:rsid w:val="00CC76DC"/>
    <w:rsid w:val="00CD11E2"/>
    <w:rsid w:val="00CD2980"/>
    <w:rsid w:val="00CD3E49"/>
    <w:rsid w:val="00CD4CAB"/>
    <w:rsid w:val="00CD5179"/>
    <w:rsid w:val="00CE133B"/>
    <w:rsid w:val="00CE78B4"/>
    <w:rsid w:val="00CF7E29"/>
    <w:rsid w:val="00D00CC4"/>
    <w:rsid w:val="00D01FC6"/>
    <w:rsid w:val="00D04172"/>
    <w:rsid w:val="00D04348"/>
    <w:rsid w:val="00D06A87"/>
    <w:rsid w:val="00D139F6"/>
    <w:rsid w:val="00D13C31"/>
    <w:rsid w:val="00D15640"/>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A11"/>
    <w:rsid w:val="00D72A4F"/>
    <w:rsid w:val="00D77F5B"/>
    <w:rsid w:val="00D847F5"/>
    <w:rsid w:val="00D86786"/>
    <w:rsid w:val="00D90E73"/>
    <w:rsid w:val="00D92741"/>
    <w:rsid w:val="00D92C74"/>
    <w:rsid w:val="00D9387D"/>
    <w:rsid w:val="00D96F74"/>
    <w:rsid w:val="00D97D97"/>
    <w:rsid w:val="00DA612E"/>
    <w:rsid w:val="00DB4145"/>
    <w:rsid w:val="00DB4CDC"/>
    <w:rsid w:val="00DB4E92"/>
    <w:rsid w:val="00DC390D"/>
    <w:rsid w:val="00DE08B6"/>
    <w:rsid w:val="00DE1B06"/>
    <w:rsid w:val="00DE1B88"/>
    <w:rsid w:val="00DE3B15"/>
    <w:rsid w:val="00DE77B7"/>
    <w:rsid w:val="00DF4007"/>
    <w:rsid w:val="00DF45FF"/>
    <w:rsid w:val="00E003ED"/>
    <w:rsid w:val="00E00B76"/>
    <w:rsid w:val="00E02DB5"/>
    <w:rsid w:val="00E062D1"/>
    <w:rsid w:val="00E1138E"/>
    <w:rsid w:val="00E12260"/>
    <w:rsid w:val="00E12F87"/>
    <w:rsid w:val="00E1450C"/>
    <w:rsid w:val="00E1611F"/>
    <w:rsid w:val="00E17654"/>
    <w:rsid w:val="00E17DD9"/>
    <w:rsid w:val="00E21A2B"/>
    <w:rsid w:val="00E262B0"/>
    <w:rsid w:val="00E27312"/>
    <w:rsid w:val="00E34186"/>
    <w:rsid w:val="00E3434D"/>
    <w:rsid w:val="00E40A13"/>
    <w:rsid w:val="00E41185"/>
    <w:rsid w:val="00E430C3"/>
    <w:rsid w:val="00E45386"/>
    <w:rsid w:val="00E457B8"/>
    <w:rsid w:val="00E50994"/>
    <w:rsid w:val="00E54D94"/>
    <w:rsid w:val="00E5658E"/>
    <w:rsid w:val="00E5674A"/>
    <w:rsid w:val="00E61B30"/>
    <w:rsid w:val="00E6360C"/>
    <w:rsid w:val="00E64E92"/>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6377"/>
    <w:rsid w:val="00EA1052"/>
    <w:rsid w:val="00EA48C8"/>
    <w:rsid w:val="00EB4F9F"/>
    <w:rsid w:val="00EC3628"/>
    <w:rsid w:val="00ED1F9B"/>
    <w:rsid w:val="00ED307E"/>
    <w:rsid w:val="00EE2B02"/>
    <w:rsid w:val="00EE3FCE"/>
    <w:rsid w:val="00EF3F60"/>
    <w:rsid w:val="00EF4CB6"/>
    <w:rsid w:val="00EF54AD"/>
    <w:rsid w:val="00F02FC8"/>
    <w:rsid w:val="00F0399D"/>
    <w:rsid w:val="00F04012"/>
    <w:rsid w:val="00F048ED"/>
    <w:rsid w:val="00F07194"/>
    <w:rsid w:val="00F10F62"/>
    <w:rsid w:val="00F2183B"/>
    <w:rsid w:val="00F25FF3"/>
    <w:rsid w:val="00F3025E"/>
    <w:rsid w:val="00F33DCC"/>
    <w:rsid w:val="00F36276"/>
    <w:rsid w:val="00F37D7E"/>
    <w:rsid w:val="00F41097"/>
    <w:rsid w:val="00F41AE7"/>
    <w:rsid w:val="00F470EB"/>
    <w:rsid w:val="00F47941"/>
    <w:rsid w:val="00F50EA7"/>
    <w:rsid w:val="00F53F33"/>
    <w:rsid w:val="00F54504"/>
    <w:rsid w:val="00F5510A"/>
    <w:rsid w:val="00F55139"/>
    <w:rsid w:val="00F65D53"/>
    <w:rsid w:val="00F65F88"/>
    <w:rsid w:val="00F66C25"/>
    <w:rsid w:val="00F74FA3"/>
    <w:rsid w:val="00F768BF"/>
    <w:rsid w:val="00F777BE"/>
    <w:rsid w:val="00F866A2"/>
    <w:rsid w:val="00F87A3D"/>
    <w:rsid w:val="00F90BFF"/>
    <w:rsid w:val="00F9127C"/>
    <w:rsid w:val="00F92DC1"/>
    <w:rsid w:val="00FA0CB9"/>
    <w:rsid w:val="00FA5B29"/>
    <w:rsid w:val="00FA668E"/>
    <w:rsid w:val="00FB294E"/>
    <w:rsid w:val="00FC1B31"/>
    <w:rsid w:val="00FC3B65"/>
    <w:rsid w:val="00FC67EC"/>
    <w:rsid w:val="00FD400F"/>
    <w:rsid w:val="00FD7BFA"/>
    <w:rsid w:val="00FE0688"/>
    <w:rsid w:val="00FF251D"/>
    <w:rsid w:val="00FF2863"/>
    <w:rsid w:val="00FF35C0"/>
    <w:rsid w:val="00FF3E94"/>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research.microsoft.com/en-us/um/people/srikanth/netdb11/netdb11papers/netdb11-final12.pdf" TargetMode="External"/><Relationship Id="rId2" Type="http://schemas.openxmlformats.org/officeDocument/2006/relationships/hyperlink" Target="http://bhavin.directi.com/rabbitmq-vs-apache-activemq-vs-apache-qpid/" TargetMode="External"/><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36BADBBC-7922-4A34-89B3-208DF632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11048</TotalTime>
  <Pages>44</Pages>
  <Words>12481</Words>
  <Characters>68525</Characters>
  <Application>Microsoft Office Word</Application>
  <DocSecurity>0</DocSecurity>
  <Lines>1292</Lines>
  <Paragraphs>663</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80343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880</cp:revision>
  <dcterms:created xsi:type="dcterms:W3CDTF">2014-09-28T14:52:00Z</dcterms:created>
  <dcterms:modified xsi:type="dcterms:W3CDTF">2014-10-15T10:45:00Z</dcterms:modified>
  <cp:contentStatus>Draft</cp:contentStatus>
</cp:coreProperties>
</file>