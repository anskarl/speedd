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910A0" w:rsidP="001C297D">
      <w:pPr>
        <w:rPr>
          <w:noProof/>
          <w:sz w:val="28"/>
          <w:szCs w:val="28"/>
        </w:rPr>
      </w:pPr>
      <w:r>
        <w:rPr>
          <w:noProof/>
        </w:rPr>
        <w:t xml:space="preserve">                                                                         </w:t>
      </w:r>
      <w:r w:rsidR="001C297D">
        <w:rPr>
          <w:noProof/>
          <w:sz w:val="28"/>
          <w:szCs w:val="28"/>
        </w:rPr>
        <w:t>Alex Kofman, Fabiana Fournier, …</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lastRenderedPageBreak/>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 xml:space="preserve">Aleksandra </w:t>
            </w:r>
            <w:proofErr w:type="spellStart"/>
            <w:r>
              <w:t>Wesolowska</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commentRangeStart w:id="0"/>
            <w:r>
              <w:t>Report</w:t>
            </w:r>
            <w:commentRangeEnd w:id="0"/>
            <w:r w:rsidR="003E4556">
              <w:rPr>
                <w:rStyle w:val="CommentReference"/>
              </w:rPr>
              <w:commentReference w:id="0"/>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proofErr w:type="spellStart"/>
            <w:r w:rsidR="00052055">
              <w:t>FeedZai</w:t>
            </w:r>
            <w:proofErr w:type="spellEnd"/>
            <w:r w:rsidR="00052055">
              <w:t xml:space="preserve">, </w:t>
            </w:r>
            <w:r>
              <w:t xml:space="preserve">ETH, </w:t>
            </w:r>
            <w:proofErr w:type="spellStart"/>
            <w:r>
              <w:t>UoB</w:t>
            </w:r>
            <w:proofErr w:type="spellEnd"/>
            <w:r w:rsidR="00A24C0B">
              <w:t xml:space="preserve">, </w:t>
            </w:r>
            <w:proofErr w:type="spellStart"/>
            <w:r w:rsidR="00A24C0B">
              <w:t>Technion</w:t>
            </w:r>
            <w:proofErr w:type="spellEnd"/>
          </w:p>
        </w:tc>
      </w:tr>
      <w:tr w:rsidR="00E64E92" w:rsidTr="00E64E92">
        <w:tc>
          <w:tcPr>
            <w:tcW w:w="2898" w:type="dxa"/>
          </w:tcPr>
          <w:p w:rsidR="00E64E92" w:rsidRDefault="00E64E92" w:rsidP="00743528">
            <w:r>
              <w:t>Number of pages</w:t>
            </w:r>
          </w:p>
        </w:tc>
        <w:tc>
          <w:tcPr>
            <w:tcW w:w="6678" w:type="dxa"/>
          </w:tcPr>
          <w:p w:rsidR="00E64E92" w:rsidRDefault="00E64E92" w:rsidP="00743528"/>
        </w:tc>
      </w:tr>
      <w:tr w:rsidR="00E64E92" w:rsidTr="00E64E92">
        <w:tc>
          <w:tcPr>
            <w:tcW w:w="2898" w:type="dxa"/>
          </w:tcPr>
          <w:p w:rsidR="00E64E92" w:rsidRDefault="00E64E92" w:rsidP="00743528">
            <w:r>
              <w:t>Author(s)</w:t>
            </w:r>
          </w:p>
        </w:tc>
        <w:tc>
          <w:tcPr>
            <w:tcW w:w="6678" w:type="dxa"/>
          </w:tcPr>
          <w:p w:rsidR="00E64E92" w:rsidRDefault="00E64E92" w:rsidP="00743528"/>
        </w:tc>
      </w:tr>
      <w:tr w:rsidR="00E64E92" w:rsidTr="00E64E92">
        <w:tc>
          <w:tcPr>
            <w:tcW w:w="2898" w:type="dxa"/>
          </w:tcPr>
          <w:p w:rsidR="00E64E92" w:rsidRDefault="00E64E92" w:rsidP="00743528">
            <w:r>
              <w:t>Internal Reviewers</w:t>
            </w:r>
          </w:p>
        </w:tc>
        <w:tc>
          <w:tcPr>
            <w:tcW w:w="6678" w:type="dxa"/>
          </w:tcPr>
          <w:p w:rsidR="00E64E92" w:rsidRDefault="00B14EDF" w:rsidP="00743528">
            <w:r>
              <w:t>TBD</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9D4673" w:rsidP="00743528">
            <w:r>
              <w:t>TBD</w:t>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1A6DD9" w:rsidRDefault="001A6DD9" w:rsidP="00743528"/>
    <w:p w:rsidR="001E2E4B" w:rsidRDefault="001E2E4B" w:rsidP="00743528"/>
    <w:p w:rsidR="001E2E4B" w:rsidRDefault="001E2E4B" w:rsidP="00743528"/>
    <w:p w:rsidR="001E2E4B" w:rsidRDefault="001E2E4B" w:rsidP="00743528"/>
    <w:p w:rsidR="001E2E4B" w:rsidRDefault="001E2E4B" w:rsidP="00743528">
      <w:r>
        <w:t>In 1-2 pages give a</w:t>
      </w:r>
    </w:p>
    <w:p w:rsidR="001E2E4B" w:rsidRDefault="001E2E4B" w:rsidP="00743528">
      <w:r>
        <w:t>- 1-sentence punch line about the contribution of the deliverable</w:t>
      </w:r>
    </w:p>
    <w:p w:rsidR="001E2E4B" w:rsidRDefault="001E2E4B" w:rsidP="00743528">
      <w:r>
        <w:t>- 1-paragraph presentation of the project goals and the work package goals</w:t>
      </w:r>
    </w:p>
    <w:p w:rsidR="001E2E4B" w:rsidRDefault="001E2E4B" w:rsidP="00743528">
      <w:r>
        <w:t>- 1-paragraph description of the work presented in the deliverable</w:t>
      </w:r>
    </w:p>
    <w:p w:rsidR="001E2E4B" w:rsidRDefault="001E2E4B" w:rsidP="00743528">
      <w:r>
        <w:t>- 1-paragraph presentation of how the project (and the state-of-the-art if relevant) benefits from the     work.</w:t>
      </w:r>
    </w:p>
    <w:p w:rsidR="001E2E4B" w:rsidRDefault="001E2E4B" w:rsidP="00743528">
      <w:r>
        <w:t>- 1-paragraph description of the main results/findings of the deliverable</w:t>
      </w:r>
    </w:p>
    <w:p w:rsidR="00062747" w:rsidRDefault="001E2E4B" w:rsidP="00743528">
      <w:r>
        <w:t>- 1-paragraph presentation of the work to follow, based on the deliverable</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bookmarkStart w:id="1" w:name="_GoBack"/>
    <w:bookmarkEnd w:id="1"/>
    <w:p w:rsidR="00AC4174"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0534471" w:history="1">
        <w:r w:rsidR="00AC4174" w:rsidRPr="00387D01">
          <w:rPr>
            <w:rStyle w:val="Hyperlink"/>
            <w:noProof/>
          </w:rPr>
          <w:t>1</w:t>
        </w:r>
        <w:r w:rsidR="00AC4174">
          <w:rPr>
            <w:noProof/>
            <w:lang w:eastAsia="en-US" w:bidi="he-IL"/>
          </w:rPr>
          <w:tab/>
        </w:r>
        <w:r w:rsidR="00AC4174" w:rsidRPr="00387D01">
          <w:rPr>
            <w:rStyle w:val="Hyperlink"/>
            <w:noProof/>
          </w:rPr>
          <w:t>Introduction</w:t>
        </w:r>
        <w:r w:rsidR="00AC4174">
          <w:rPr>
            <w:noProof/>
            <w:webHidden/>
          </w:rPr>
          <w:tab/>
        </w:r>
        <w:r w:rsidR="00AC4174">
          <w:rPr>
            <w:noProof/>
            <w:webHidden/>
          </w:rPr>
          <w:fldChar w:fldCharType="begin"/>
        </w:r>
        <w:r w:rsidR="00AC4174">
          <w:rPr>
            <w:noProof/>
            <w:webHidden/>
          </w:rPr>
          <w:instrText xml:space="preserve"> PAGEREF _Toc400534471 \h </w:instrText>
        </w:r>
        <w:r w:rsidR="00AC4174">
          <w:rPr>
            <w:noProof/>
            <w:webHidden/>
          </w:rPr>
        </w:r>
        <w:r w:rsidR="00AC4174">
          <w:rPr>
            <w:noProof/>
            <w:webHidden/>
          </w:rPr>
          <w:fldChar w:fldCharType="separate"/>
        </w:r>
        <w:r w:rsidR="00AC4174">
          <w:rPr>
            <w:noProof/>
            <w:webHidden/>
          </w:rPr>
          <w:t>7</w:t>
        </w:r>
        <w:r w:rsidR="00AC4174">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72" w:history="1">
        <w:r w:rsidRPr="00387D01">
          <w:rPr>
            <w:rStyle w:val="Hyperlink"/>
            <w:noProof/>
          </w:rPr>
          <w:t>1.1</w:t>
        </w:r>
        <w:r>
          <w:rPr>
            <w:noProof/>
            <w:lang w:eastAsia="en-US" w:bidi="he-IL"/>
          </w:rPr>
          <w:tab/>
        </w:r>
        <w:r w:rsidRPr="00387D01">
          <w:rPr>
            <w:rStyle w:val="Hyperlink"/>
            <w:noProof/>
          </w:rPr>
          <w:t>History of the document</w:t>
        </w:r>
        <w:r>
          <w:rPr>
            <w:noProof/>
            <w:webHidden/>
          </w:rPr>
          <w:tab/>
        </w:r>
        <w:r>
          <w:rPr>
            <w:noProof/>
            <w:webHidden/>
          </w:rPr>
          <w:fldChar w:fldCharType="begin"/>
        </w:r>
        <w:r>
          <w:rPr>
            <w:noProof/>
            <w:webHidden/>
          </w:rPr>
          <w:instrText xml:space="preserve"> PAGEREF _Toc400534472 \h </w:instrText>
        </w:r>
        <w:r>
          <w:rPr>
            <w:noProof/>
            <w:webHidden/>
          </w:rPr>
        </w:r>
        <w:r>
          <w:rPr>
            <w:noProof/>
            <w:webHidden/>
          </w:rPr>
          <w:fldChar w:fldCharType="separate"/>
        </w:r>
        <w:r>
          <w:rPr>
            <w:noProof/>
            <w:webHidden/>
          </w:rPr>
          <w:t>7</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73" w:history="1">
        <w:r w:rsidRPr="00387D01">
          <w:rPr>
            <w:rStyle w:val="Hyperlink"/>
            <w:noProof/>
          </w:rPr>
          <w:t>1.2</w:t>
        </w:r>
        <w:r>
          <w:rPr>
            <w:noProof/>
            <w:lang w:eastAsia="en-US" w:bidi="he-IL"/>
          </w:rPr>
          <w:tab/>
        </w:r>
        <w:r w:rsidRPr="00387D01">
          <w:rPr>
            <w:rStyle w:val="Hyperlink"/>
            <w:noProof/>
          </w:rPr>
          <w:t>Purpose and Scope of the Document</w:t>
        </w:r>
        <w:r>
          <w:rPr>
            <w:noProof/>
            <w:webHidden/>
          </w:rPr>
          <w:tab/>
        </w:r>
        <w:r>
          <w:rPr>
            <w:noProof/>
            <w:webHidden/>
          </w:rPr>
          <w:fldChar w:fldCharType="begin"/>
        </w:r>
        <w:r>
          <w:rPr>
            <w:noProof/>
            <w:webHidden/>
          </w:rPr>
          <w:instrText xml:space="preserve"> PAGEREF _Toc400534473 \h </w:instrText>
        </w:r>
        <w:r>
          <w:rPr>
            <w:noProof/>
            <w:webHidden/>
          </w:rPr>
        </w:r>
        <w:r>
          <w:rPr>
            <w:noProof/>
            <w:webHidden/>
          </w:rPr>
          <w:fldChar w:fldCharType="separate"/>
        </w:r>
        <w:r>
          <w:rPr>
            <w:noProof/>
            <w:webHidden/>
          </w:rPr>
          <w:t>7</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74" w:history="1">
        <w:r w:rsidRPr="00387D01">
          <w:rPr>
            <w:rStyle w:val="Hyperlink"/>
            <w:noProof/>
          </w:rPr>
          <w:t>1.3</w:t>
        </w:r>
        <w:r>
          <w:rPr>
            <w:noProof/>
            <w:lang w:eastAsia="en-US" w:bidi="he-IL"/>
          </w:rPr>
          <w:tab/>
        </w:r>
        <w:r w:rsidRPr="00387D01">
          <w:rPr>
            <w:rStyle w:val="Hyperlink"/>
            <w:noProof/>
          </w:rPr>
          <w:t>Relationship with Other Documents</w:t>
        </w:r>
        <w:r>
          <w:rPr>
            <w:noProof/>
            <w:webHidden/>
          </w:rPr>
          <w:tab/>
        </w:r>
        <w:r>
          <w:rPr>
            <w:noProof/>
            <w:webHidden/>
          </w:rPr>
          <w:fldChar w:fldCharType="begin"/>
        </w:r>
        <w:r>
          <w:rPr>
            <w:noProof/>
            <w:webHidden/>
          </w:rPr>
          <w:instrText xml:space="preserve"> PAGEREF _Toc400534474 \h </w:instrText>
        </w:r>
        <w:r>
          <w:rPr>
            <w:noProof/>
            <w:webHidden/>
          </w:rPr>
        </w:r>
        <w:r>
          <w:rPr>
            <w:noProof/>
            <w:webHidden/>
          </w:rPr>
          <w:fldChar w:fldCharType="separate"/>
        </w:r>
        <w:r>
          <w:rPr>
            <w:noProof/>
            <w:webHidden/>
          </w:rPr>
          <w:t>7</w:t>
        </w:r>
        <w:r>
          <w:rPr>
            <w:noProof/>
            <w:webHidden/>
          </w:rPr>
          <w:fldChar w:fldCharType="end"/>
        </w:r>
      </w:hyperlink>
    </w:p>
    <w:p w:rsidR="00AC4174" w:rsidRDefault="00AC4174">
      <w:pPr>
        <w:pStyle w:val="TOC1"/>
        <w:tabs>
          <w:tab w:val="left" w:pos="440"/>
          <w:tab w:val="right" w:leader="dot" w:pos="9350"/>
        </w:tabs>
        <w:rPr>
          <w:noProof/>
          <w:lang w:eastAsia="en-US" w:bidi="he-IL"/>
        </w:rPr>
      </w:pPr>
      <w:hyperlink w:anchor="_Toc400534475" w:history="1">
        <w:r w:rsidRPr="00387D01">
          <w:rPr>
            <w:rStyle w:val="Hyperlink"/>
            <w:noProof/>
          </w:rPr>
          <w:t>2</w:t>
        </w:r>
        <w:r>
          <w:rPr>
            <w:noProof/>
            <w:lang w:eastAsia="en-US" w:bidi="he-IL"/>
          </w:rPr>
          <w:tab/>
        </w:r>
        <w:r w:rsidRPr="00387D01">
          <w:rPr>
            <w:rStyle w:val="Hyperlink"/>
            <w:noProof/>
          </w:rPr>
          <w:t>Main Sections</w:t>
        </w:r>
        <w:r>
          <w:rPr>
            <w:noProof/>
            <w:webHidden/>
          </w:rPr>
          <w:tab/>
        </w:r>
        <w:r>
          <w:rPr>
            <w:noProof/>
            <w:webHidden/>
          </w:rPr>
          <w:fldChar w:fldCharType="begin"/>
        </w:r>
        <w:r>
          <w:rPr>
            <w:noProof/>
            <w:webHidden/>
          </w:rPr>
          <w:instrText xml:space="preserve"> PAGEREF _Toc400534475 \h </w:instrText>
        </w:r>
        <w:r>
          <w:rPr>
            <w:noProof/>
            <w:webHidden/>
          </w:rPr>
        </w:r>
        <w:r>
          <w:rPr>
            <w:noProof/>
            <w:webHidden/>
          </w:rPr>
          <w:fldChar w:fldCharType="separate"/>
        </w:r>
        <w:r>
          <w:rPr>
            <w:noProof/>
            <w:webHidden/>
          </w:rPr>
          <w:t>8</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76" w:history="1">
        <w:r w:rsidRPr="00387D01">
          <w:rPr>
            <w:rStyle w:val="Hyperlink"/>
            <w:noProof/>
          </w:rPr>
          <w:t>2.1</w:t>
        </w:r>
        <w:r>
          <w:rPr>
            <w:noProof/>
            <w:lang w:eastAsia="en-US" w:bidi="he-IL"/>
          </w:rPr>
          <w:tab/>
        </w:r>
        <w:r w:rsidRPr="00387D01">
          <w:rPr>
            <w:rStyle w:val="Hyperlink"/>
            <w:noProof/>
          </w:rPr>
          <w:t>System Requirements</w:t>
        </w:r>
        <w:r>
          <w:rPr>
            <w:noProof/>
            <w:webHidden/>
          </w:rPr>
          <w:tab/>
        </w:r>
        <w:r>
          <w:rPr>
            <w:noProof/>
            <w:webHidden/>
          </w:rPr>
          <w:fldChar w:fldCharType="begin"/>
        </w:r>
        <w:r>
          <w:rPr>
            <w:noProof/>
            <w:webHidden/>
          </w:rPr>
          <w:instrText xml:space="preserve"> PAGEREF _Toc400534476 \h </w:instrText>
        </w:r>
        <w:r>
          <w:rPr>
            <w:noProof/>
            <w:webHidden/>
          </w:rPr>
        </w:r>
        <w:r>
          <w:rPr>
            <w:noProof/>
            <w:webHidden/>
          </w:rPr>
          <w:fldChar w:fldCharType="separate"/>
        </w:r>
        <w:r>
          <w:rPr>
            <w:noProof/>
            <w:webHidden/>
          </w:rPr>
          <w:t>8</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77" w:history="1">
        <w:r w:rsidRPr="00387D01">
          <w:rPr>
            <w:rStyle w:val="Hyperlink"/>
            <w:noProof/>
          </w:rPr>
          <w:t>2.2</w:t>
        </w:r>
        <w:r>
          <w:rPr>
            <w:noProof/>
            <w:lang w:eastAsia="en-US" w:bidi="he-IL"/>
          </w:rPr>
          <w:tab/>
        </w:r>
        <w:r w:rsidRPr="00387D01">
          <w:rPr>
            <w:rStyle w:val="Hyperlink"/>
            <w:noProof/>
          </w:rPr>
          <w:t>Approach</w:t>
        </w:r>
        <w:r>
          <w:rPr>
            <w:noProof/>
            <w:webHidden/>
          </w:rPr>
          <w:tab/>
        </w:r>
        <w:r>
          <w:rPr>
            <w:noProof/>
            <w:webHidden/>
          </w:rPr>
          <w:fldChar w:fldCharType="begin"/>
        </w:r>
        <w:r>
          <w:rPr>
            <w:noProof/>
            <w:webHidden/>
          </w:rPr>
          <w:instrText xml:space="preserve"> PAGEREF _Toc400534477 \h </w:instrText>
        </w:r>
        <w:r>
          <w:rPr>
            <w:noProof/>
            <w:webHidden/>
          </w:rPr>
        </w:r>
        <w:r>
          <w:rPr>
            <w:noProof/>
            <w:webHidden/>
          </w:rPr>
          <w:fldChar w:fldCharType="separate"/>
        </w:r>
        <w:r>
          <w:rPr>
            <w:noProof/>
            <w:webHidden/>
          </w:rPr>
          <w:t>8</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78" w:history="1">
        <w:r w:rsidRPr="00387D01">
          <w:rPr>
            <w:rStyle w:val="Hyperlink"/>
            <w:noProof/>
          </w:rPr>
          <w:t>2.3</w:t>
        </w:r>
        <w:r>
          <w:rPr>
            <w:noProof/>
            <w:lang w:eastAsia="en-US" w:bidi="he-IL"/>
          </w:rPr>
          <w:tab/>
        </w:r>
        <w:r w:rsidRPr="00387D01">
          <w:rPr>
            <w:rStyle w:val="Hyperlink"/>
            <w:noProof/>
          </w:rPr>
          <w:t>Conceptual Architecture</w:t>
        </w:r>
        <w:r>
          <w:rPr>
            <w:noProof/>
            <w:webHidden/>
          </w:rPr>
          <w:tab/>
        </w:r>
        <w:r>
          <w:rPr>
            <w:noProof/>
            <w:webHidden/>
          </w:rPr>
          <w:fldChar w:fldCharType="begin"/>
        </w:r>
        <w:r>
          <w:rPr>
            <w:noProof/>
            <w:webHidden/>
          </w:rPr>
          <w:instrText xml:space="preserve"> PAGEREF _Toc400534478 \h </w:instrText>
        </w:r>
        <w:r>
          <w:rPr>
            <w:noProof/>
            <w:webHidden/>
          </w:rPr>
        </w:r>
        <w:r>
          <w:rPr>
            <w:noProof/>
            <w:webHidden/>
          </w:rPr>
          <w:fldChar w:fldCharType="separate"/>
        </w:r>
        <w:r>
          <w:rPr>
            <w:noProof/>
            <w:webHidden/>
          </w:rPr>
          <w:t>9</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79" w:history="1">
        <w:r w:rsidRPr="00387D01">
          <w:rPr>
            <w:rStyle w:val="Hyperlink"/>
            <w:noProof/>
          </w:rPr>
          <w:t>2.4</w:t>
        </w:r>
        <w:r>
          <w:rPr>
            <w:noProof/>
            <w:lang w:eastAsia="en-US" w:bidi="he-IL"/>
          </w:rPr>
          <w:tab/>
        </w:r>
        <w:r w:rsidRPr="00387D01">
          <w:rPr>
            <w:rStyle w:val="Hyperlink"/>
            <w:noProof/>
          </w:rPr>
          <w:t>SPEEDD Runtime Architecture</w:t>
        </w:r>
        <w:r>
          <w:rPr>
            <w:noProof/>
            <w:webHidden/>
          </w:rPr>
          <w:tab/>
        </w:r>
        <w:r>
          <w:rPr>
            <w:noProof/>
            <w:webHidden/>
          </w:rPr>
          <w:fldChar w:fldCharType="begin"/>
        </w:r>
        <w:r>
          <w:rPr>
            <w:noProof/>
            <w:webHidden/>
          </w:rPr>
          <w:instrText xml:space="preserve"> PAGEREF _Toc400534479 \h </w:instrText>
        </w:r>
        <w:r>
          <w:rPr>
            <w:noProof/>
            <w:webHidden/>
          </w:rPr>
        </w:r>
        <w:r>
          <w:rPr>
            <w:noProof/>
            <w:webHidden/>
          </w:rPr>
          <w:fldChar w:fldCharType="separate"/>
        </w:r>
        <w:r>
          <w:rPr>
            <w:noProof/>
            <w:webHidden/>
          </w:rPr>
          <w:t>11</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80" w:history="1">
        <w:r w:rsidRPr="00387D01">
          <w:rPr>
            <w:rStyle w:val="Hyperlink"/>
            <w:noProof/>
          </w:rPr>
          <w:t>2.4.1</w:t>
        </w:r>
        <w:r>
          <w:rPr>
            <w:noProof/>
            <w:lang w:eastAsia="en-US" w:bidi="he-IL"/>
          </w:rPr>
          <w:tab/>
        </w:r>
        <w:r w:rsidRPr="00387D01">
          <w:rPr>
            <w:rStyle w:val="Hyperlink"/>
            <w:noProof/>
          </w:rPr>
          <w:t>Event Bus</w:t>
        </w:r>
        <w:r>
          <w:rPr>
            <w:noProof/>
            <w:webHidden/>
          </w:rPr>
          <w:tab/>
        </w:r>
        <w:r>
          <w:rPr>
            <w:noProof/>
            <w:webHidden/>
          </w:rPr>
          <w:fldChar w:fldCharType="begin"/>
        </w:r>
        <w:r>
          <w:rPr>
            <w:noProof/>
            <w:webHidden/>
          </w:rPr>
          <w:instrText xml:space="preserve"> PAGEREF _Toc400534480 \h </w:instrText>
        </w:r>
        <w:r>
          <w:rPr>
            <w:noProof/>
            <w:webHidden/>
          </w:rPr>
        </w:r>
        <w:r>
          <w:rPr>
            <w:noProof/>
            <w:webHidden/>
          </w:rPr>
          <w:fldChar w:fldCharType="separate"/>
        </w:r>
        <w:r>
          <w:rPr>
            <w:noProof/>
            <w:webHidden/>
          </w:rPr>
          <w:t>13</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81" w:history="1">
        <w:r w:rsidRPr="00387D01">
          <w:rPr>
            <w:rStyle w:val="Hyperlink"/>
            <w:noProof/>
          </w:rPr>
          <w:t>2.4.2</w:t>
        </w:r>
        <w:r>
          <w:rPr>
            <w:noProof/>
            <w:lang w:eastAsia="en-US" w:bidi="he-IL"/>
          </w:rPr>
          <w:tab/>
        </w:r>
        <w:r w:rsidRPr="00387D01">
          <w:rPr>
            <w:rStyle w:val="Hyperlink"/>
            <w:noProof/>
          </w:rPr>
          <w:t>Event/Data Providers</w:t>
        </w:r>
        <w:r>
          <w:rPr>
            <w:noProof/>
            <w:webHidden/>
          </w:rPr>
          <w:tab/>
        </w:r>
        <w:r>
          <w:rPr>
            <w:noProof/>
            <w:webHidden/>
          </w:rPr>
          <w:fldChar w:fldCharType="begin"/>
        </w:r>
        <w:r>
          <w:rPr>
            <w:noProof/>
            <w:webHidden/>
          </w:rPr>
          <w:instrText xml:space="preserve"> PAGEREF _Toc400534481 \h </w:instrText>
        </w:r>
        <w:r>
          <w:rPr>
            <w:noProof/>
            <w:webHidden/>
          </w:rPr>
        </w:r>
        <w:r>
          <w:rPr>
            <w:noProof/>
            <w:webHidden/>
          </w:rPr>
          <w:fldChar w:fldCharType="separate"/>
        </w:r>
        <w:r>
          <w:rPr>
            <w:noProof/>
            <w:webHidden/>
          </w:rPr>
          <w:t>15</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82" w:history="1">
        <w:r w:rsidRPr="00387D01">
          <w:rPr>
            <w:rStyle w:val="Hyperlink"/>
            <w:noProof/>
          </w:rPr>
          <w:t>2.4.3</w:t>
        </w:r>
        <w:r>
          <w:rPr>
            <w:noProof/>
            <w:lang w:eastAsia="en-US" w:bidi="he-IL"/>
          </w:rPr>
          <w:tab/>
        </w:r>
        <w:r w:rsidRPr="00387D01">
          <w:rPr>
            <w:rStyle w:val="Hyperlink"/>
            <w:noProof/>
          </w:rPr>
          <w:t>Action Consumption – Actuators/Connectors</w:t>
        </w:r>
        <w:r>
          <w:rPr>
            <w:noProof/>
            <w:webHidden/>
          </w:rPr>
          <w:tab/>
        </w:r>
        <w:r>
          <w:rPr>
            <w:noProof/>
            <w:webHidden/>
          </w:rPr>
          <w:fldChar w:fldCharType="begin"/>
        </w:r>
        <w:r>
          <w:rPr>
            <w:noProof/>
            <w:webHidden/>
          </w:rPr>
          <w:instrText xml:space="preserve"> PAGEREF _Toc400534482 \h </w:instrText>
        </w:r>
        <w:r>
          <w:rPr>
            <w:noProof/>
            <w:webHidden/>
          </w:rPr>
        </w:r>
        <w:r>
          <w:rPr>
            <w:noProof/>
            <w:webHidden/>
          </w:rPr>
          <w:fldChar w:fldCharType="separate"/>
        </w:r>
        <w:r>
          <w:rPr>
            <w:noProof/>
            <w:webHidden/>
          </w:rPr>
          <w:t>16</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83" w:history="1">
        <w:r w:rsidRPr="00387D01">
          <w:rPr>
            <w:rStyle w:val="Hyperlink"/>
            <w:noProof/>
          </w:rPr>
          <w:t>2.4.4</w:t>
        </w:r>
        <w:r>
          <w:rPr>
            <w:noProof/>
            <w:lang w:eastAsia="en-US" w:bidi="he-IL"/>
          </w:rPr>
          <w:tab/>
        </w:r>
        <w:r w:rsidRPr="00387D01">
          <w:rPr>
            <w:rStyle w:val="Hyperlink"/>
            <w:noProof/>
          </w:rPr>
          <w:t>Complex Event Processor</w:t>
        </w:r>
        <w:r>
          <w:rPr>
            <w:noProof/>
            <w:webHidden/>
          </w:rPr>
          <w:tab/>
        </w:r>
        <w:r>
          <w:rPr>
            <w:noProof/>
            <w:webHidden/>
          </w:rPr>
          <w:fldChar w:fldCharType="begin"/>
        </w:r>
        <w:r>
          <w:rPr>
            <w:noProof/>
            <w:webHidden/>
          </w:rPr>
          <w:instrText xml:space="preserve"> PAGEREF _Toc400534483 \h </w:instrText>
        </w:r>
        <w:r>
          <w:rPr>
            <w:noProof/>
            <w:webHidden/>
          </w:rPr>
        </w:r>
        <w:r>
          <w:rPr>
            <w:noProof/>
            <w:webHidden/>
          </w:rPr>
          <w:fldChar w:fldCharType="separate"/>
        </w:r>
        <w:r>
          <w:rPr>
            <w:noProof/>
            <w:webHidden/>
          </w:rPr>
          <w:t>16</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84" w:history="1">
        <w:r w:rsidRPr="00387D01">
          <w:rPr>
            <w:rStyle w:val="Hyperlink"/>
            <w:noProof/>
          </w:rPr>
          <w:t>2.4.5</w:t>
        </w:r>
        <w:r>
          <w:rPr>
            <w:noProof/>
            <w:lang w:eastAsia="en-US" w:bidi="he-IL"/>
          </w:rPr>
          <w:tab/>
        </w:r>
        <w:r w:rsidRPr="00387D01">
          <w:rPr>
            <w:rStyle w:val="Hyperlink"/>
            <w:noProof/>
          </w:rPr>
          <w:t>Decision Management</w:t>
        </w:r>
        <w:r>
          <w:rPr>
            <w:noProof/>
            <w:webHidden/>
          </w:rPr>
          <w:tab/>
        </w:r>
        <w:r>
          <w:rPr>
            <w:noProof/>
            <w:webHidden/>
          </w:rPr>
          <w:fldChar w:fldCharType="begin"/>
        </w:r>
        <w:r>
          <w:rPr>
            <w:noProof/>
            <w:webHidden/>
          </w:rPr>
          <w:instrText xml:space="preserve"> PAGEREF _Toc400534484 \h </w:instrText>
        </w:r>
        <w:r>
          <w:rPr>
            <w:noProof/>
            <w:webHidden/>
          </w:rPr>
        </w:r>
        <w:r>
          <w:rPr>
            <w:noProof/>
            <w:webHidden/>
          </w:rPr>
          <w:fldChar w:fldCharType="separate"/>
        </w:r>
        <w:r>
          <w:rPr>
            <w:noProof/>
            <w:webHidden/>
          </w:rPr>
          <w:t>21</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85" w:history="1">
        <w:r w:rsidRPr="00387D01">
          <w:rPr>
            <w:rStyle w:val="Hyperlink"/>
            <w:noProof/>
          </w:rPr>
          <w:t>2.4.6</w:t>
        </w:r>
        <w:r>
          <w:rPr>
            <w:noProof/>
            <w:lang w:eastAsia="en-US" w:bidi="he-IL"/>
          </w:rPr>
          <w:tab/>
        </w:r>
        <w:r w:rsidRPr="00387D01">
          <w:rPr>
            <w:rStyle w:val="Hyperlink"/>
            <w:noProof/>
          </w:rPr>
          <w:t>Dashboard application</w:t>
        </w:r>
        <w:r>
          <w:rPr>
            <w:noProof/>
            <w:webHidden/>
          </w:rPr>
          <w:tab/>
        </w:r>
        <w:r>
          <w:rPr>
            <w:noProof/>
            <w:webHidden/>
          </w:rPr>
          <w:fldChar w:fldCharType="begin"/>
        </w:r>
        <w:r>
          <w:rPr>
            <w:noProof/>
            <w:webHidden/>
          </w:rPr>
          <w:instrText xml:space="preserve"> PAGEREF _Toc400534485 \h </w:instrText>
        </w:r>
        <w:r>
          <w:rPr>
            <w:noProof/>
            <w:webHidden/>
          </w:rPr>
        </w:r>
        <w:r>
          <w:rPr>
            <w:noProof/>
            <w:webHidden/>
          </w:rPr>
          <w:fldChar w:fldCharType="separate"/>
        </w:r>
        <w:r>
          <w:rPr>
            <w:noProof/>
            <w:webHidden/>
          </w:rPr>
          <w:t>21</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86" w:history="1">
        <w:r w:rsidRPr="00387D01">
          <w:rPr>
            <w:rStyle w:val="Hyperlink"/>
            <w:noProof/>
          </w:rPr>
          <w:t>2.5</w:t>
        </w:r>
        <w:r>
          <w:rPr>
            <w:noProof/>
            <w:lang w:eastAsia="en-US" w:bidi="he-IL"/>
          </w:rPr>
          <w:tab/>
        </w:r>
        <w:r w:rsidRPr="00387D01">
          <w:rPr>
            <w:rStyle w:val="Hyperlink"/>
            <w:noProof/>
          </w:rPr>
          <w:t>Build-Time Architecture</w:t>
        </w:r>
        <w:r>
          <w:rPr>
            <w:noProof/>
            <w:webHidden/>
          </w:rPr>
          <w:tab/>
        </w:r>
        <w:r>
          <w:rPr>
            <w:noProof/>
            <w:webHidden/>
          </w:rPr>
          <w:fldChar w:fldCharType="begin"/>
        </w:r>
        <w:r>
          <w:rPr>
            <w:noProof/>
            <w:webHidden/>
          </w:rPr>
          <w:instrText xml:space="preserve"> PAGEREF _Toc400534486 \h </w:instrText>
        </w:r>
        <w:r>
          <w:rPr>
            <w:noProof/>
            <w:webHidden/>
          </w:rPr>
        </w:r>
        <w:r>
          <w:rPr>
            <w:noProof/>
            <w:webHidden/>
          </w:rPr>
          <w:fldChar w:fldCharType="separate"/>
        </w:r>
        <w:r>
          <w:rPr>
            <w:noProof/>
            <w:webHidden/>
          </w:rPr>
          <w:t>23</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87" w:history="1">
        <w:r w:rsidRPr="00387D01">
          <w:rPr>
            <w:rStyle w:val="Hyperlink"/>
            <w:noProof/>
          </w:rPr>
          <w:t>2.5.1</w:t>
        </w:r>
        <w:r>
          <w:rPr>
            <w:noProof/>
            <w:lang w:eastAsia="en-US" w:bidi="he-IL"/>
          </w:rPr>
          <w:tab/>
        </w:r>
        <w:r w:rsidRPr="00387D01">
          <w:rPr>
            <w:rStyle w:val="Hyperlink"/>
            <w:noProof/>
          </w:rPr>
          <w:t>Event Pattern Mining</w:t>
        </w:r>
        <w:r>
          <w:rPr>
            <w:noProof/>
            <w:webHidden/>
          </w:rPr>
          <w:tab/>
        </w:r>
        <w:r>
          <w:rPr>
            <w:noProof/>
            <w:webHidden/>
          </w:rPr>
          <w:fldChar w:fldCharType="begin"/>
        </w:r>
        <w:r>
          <w:rPr>
            <w:noProof/>
            <w:webHidden/>
          </w:rPr>
          <w:instrText xml:space="preserve"> PAGEREF _Toc400534487 \h </w:instrText>
        </w:r>
        <w:r>
          <w:rPr>
            <w:noProof/>
            <w:webHidden/>
          </w:rPr>
        </w:r>
        <w:r>
          <w:rPr>
            <w:noProof/>
            <w:webHidden/>
          </w:rPr>
          <w:fldChar w:fldCharType="separate"/>
        </w:r>
        <w:r>
          <w:rPr>
            <w:noProof/>
            <w:webHidden/>
          </w:rPr>
          <w:t>24</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88" w:history="1">
        <w:r w:rsidRPr="00387D01">
          <w:rPr>
            <w:rStyle w:val="Hyperlink"/>
            <w:noProof/>
          </w:rPr>
          <w:t>2.5.2</w:t>
        </w:r>
        <w:r>
          <w:rPr>
            <w:noProof/>
            <w:lang w:eastAsia="en-US" w:bidi="he-IL"/>
          </w:rPr>
          <w:tab/>
        </w:r>
        <w:r w:rsidRPr="00387D01">
          <w:rPr>
            <w:rStyle w:val="Hyperlink"/>
            <w:noProof/>
          </w:rPr>
          <w:t>Authoring of CEP Rules</w:t>
        </w:r>
        <w:r>
          <w:rPr>
            <w:noProof/>
            <w:webHidden/>
          </w:rPr>
          <w:tab/>
        </w:r>
        <w:r>
          <w:rPr>
            <w:noProof/>
            <w:webHidden/>
          </w:rPr>
          <w:fldChar w:fldCharType="begin"/>
        </w:r>
        <w:r>
          <w:rPr>
            <w:noProof/>
            <w:webHidden/>
          </w:rPr>
          <w:instrText xml:space="preserve"> PAGEREF _Toc400534488 \h </w:instrText>
        </w:r>
        <w:r>
          <w:rPr>
            <w:noProof/>
            <w:webHidden/>
          </w:rPr>
        </w:r>
        <w:r>
          <w:rPr>
            <w:noProof/>
            <w:webHidden/>
          </w:rPr>
          <w:fldChar w:fldCharType="separate"/>
        </w:r>
        <w:r>
          <w:rPr>
            <w:noProof/>
            <w:webHidden/>
          </w:rPr>
          <w:t>24</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89" w:history="1">
        <w:r w:rsidRPr="00387D01">
          <w:rPr>
            <w:rStyle w:val="Hyperlink"/>
            <w:noProof/>
          </w:rPr>
          <w:t>2.5.3</w:t>
        </w:r>
        <w:r>
          <w:rPr>
            <w:noProof/>
            <w:lang w:eastAsia="en-US" w:bidi="he-IL"/>
          </w:rPr>
          <w:tab/>
        </w:r>
        <w:r w:rsidRPr="00387D01">
          <w:rPr>
            <w:rStyle w:val="Hyperlink"/>
            <w:noProof/>
          </w:rPr>
          <w:t>Decision Management – the Offline Part</w:t>
        </w:r>
        <w:r>
          <w:rPr>
            <w:noProof/>
            <w:webHidden/>
          </w:rPr>
          <w:tab/>
        </w:r>
        <w:r>
          <w:rPr>
            <w:noProof/>
            <w:webHidden/>
          </w:rPr>
          <w:fldChar w:fldCharType="begin"/>
        </w:r>
        <w:r>
          <w:rPr>
            <w:noProof/>
            <w:webHidden/>
          </w:rPr>
          <w:instrText xml:space="preserve"> PAGEREF _Toc400534489 \h </w:instrText>
        </w:r>
        <w:r>
          <w:rPr>
            <w:noProof/>
            <w:webHidden/>
          </w:rPr>
        </w:r>
        <w:r>
          <w:rPr>
            <w:noProof/>
            <w:webHidden/>
          </w:rPr>
          <w:fldChar w:fldCharType="separate"/>
        </w:r>
        <w:r>
          <w:rPr>
            <w:noProof/>
            <w:webHidden/>
          </w:rPr>
          <w:t>24</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90" w:history="1">
        <w:r w:rsidRPr="00387D01">
          <w:rPr>
            <w:rStyle w:val="Hyperlink"/>
            <w:noProof/>
          </w:rPr>
          <w:t>2.6</w:t>
        </w:r>
        <w:r>
          <w:rPr>
            <w:noProof/>
            <w:lang w:eastAsia="en-US" w:bidi="he-IL"/>
          </w:rPr>
          <w:tab/>
        </w:r>
        <w:r w:rsidRPr="00387D01">
          <w:rPr>
            <w:rStyle w:val="Hyperlink"/>
            <w:noProof/>
          </w:rPr>
          <w:t>Integration – APIs and Data Formats</w:t>
        </w:r>
        <w:r>
          <w:rPr>
            <w:noProof/>
            <w:webHidden/>
          </w:rPr>
          <w:tab/>
        </w:r>
        <w:r>
          <w:rPr>
            <w:noProof/>
            <w:webHidden/>
          </w:rPr>
          <w:fldChar w:fldCharType="begin"/>
        </w:r>
        <w:r>
          <w:rPr>
            <w:noProof/>
            <w:webHidden/>
          </w:rPr>
          <w:instrText xml:space="preserve"> PAGEREF _Toc400534490 \h </w:instrText>
        </w:r>
        <w:r>
          <w:rPr>
            <w:noProof/>
            <w:webHidden/>
          </w:rPr>
        </w:r>
        <w:r>
          <w:rPr>
            <w:noProof/>
            <w:webHidden/>
          </w:rPr>
          <w:fldChar w:fldCharType="separate"/>
        </w:r>
        <w:r>
          <w:rPr>
            <w:noProof/>
            <w:webHidden/>
          </w:rPr>
          <w:t>25</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91" w:history="1">
        <w:r w:rsidRPr="00387D01">
          <w:rPr>
            <w:rStyle w:val="Hyperlink"/>
            <w:noProof/>
          </w:rPr>
          <w:t>2.7</w:t>
        </w:r>
        <w:r>
          <w:rPr>
            <w:noProof/>
            <w:lang w:eastAsia="en-US" w:bidi="he-IL"/>
          </w:rPr>
          <w:tab/>
        </w:r>
        <w:r w:rsidRPr="00387D01">
          <w:rPr>
            <w:rStyle w:val="Hyperlink"/>
            <w:noProof/>
          </w:rPr>
          <w:t>Deployment Architecture</w:t>
        </w:r>
        <w:r>
          <w:rPr>
            <w:noProof/>
            <w:webHidden/>
          </w:rPr>
          <w:tab/>
        </w:r>
        <w:r>
          <w:rPr>
            <w:noProof/>
            <w:webHidden/>
          </w:rPr>
          <w:fldChar w:fldCharType="begin"/>
        </w:r>
        <w:r>
          <w:rPr>
            <w:noProof/>
            <w:webHidden/>
          </w:rPr>
          <w:instrText xml:space="preserve"> PAGEREF _Toc400534491 \h </w:instrText>
        </w:r>
        <w:r>
          <w:rPr>
            <w:noProof/>
            <w:webHidden/>
          </w:rPr>
        </w:r>
        <w:r>
          <w:rPr>
            <w:noProof/>
            <w:webHidden/>
          </w:rPr>
          <w:fldChar w:fldCharType="separate"/>
        </w:r>
        <w:r>
          <w:rPr>
            <w:noProof/>
            <w:webHidden/>
          </w:rPr>
          <w:t>25</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92" w:history="1">
        <w:r w:rsidRPr="00387D01">
          <w:rPr>
            <w:rStyle w:val="Hyperlink"/>
            <w:noProof/>
          </w:rPr>
          <w:t>2.8</w:t>
        </w:r>
        <w:r>
          <w:rPr>
            <w:noProof/>
            <w:lang w:eastAsia="en-US" w:bidi="he-IL"/>
          </w:rPr>
          <w:tab/>
        </w:r>
        <w:r w:rsidRPr="00387D01">
          <w:rPr>
            <w:rStyle w:val="Hyperlink"/>
            <w:noProof/>
          </w:rPr>
          <w:t>Non-Functional Aspects</w:t>
        </w:r>
        <w:r>
          <w:rPr>
            <w:noProof/>
            <w:webHidden/>
          </w:rPr>
          <w:tab/>
        </w:r>
        <w:r>
          <w:rPr>
            <w:noProof/>
            <w:webHidden/>
          </w:rPr>
          <w:fldChar w:fldCharType="begin"/>
        </w:r>
        <w:r>
          <w:rPr>
            <w:noProof/>
            <w:webHidden/>
          </w:rPr>
          <w:instrText xml:space="preserve"> PAGEREF _Toc400534492 \h </w:instrText>
        </w:r>
        <w:r>
          <w:rPr>
            <w:noProof/>
            <w:webHidden/>
          </w:rPr>
        </w:r>
        <w:r>
          <w:rPr>
            <w:noProof/>
            <w:webHidden/>
          </w:rPr>
          <w:fldChar w:fldCharType="separate"/>
        </w:r>
        <w:r>
          <w:rPr>
            <w:noProof/>
            <w:webHidden/>
          </w:rPr>
          <w:t>25</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93" w:history="1">
        <w:r w:rsidRPr="00387D01">
          <w:rPr>
            <w:rStyle w:val="Hyperlink"/>
            <w:noProof/>
          </w:rPr>
          <w:t>2.8.1</w:t>
        </w:r>
        <w:r>
          <w:rPr>
            <w:noProof/>
            <w:lang w:eastAsia="en-US" w:bidi="he-IL"/>
          </w:rPr>
          <w:tab/>
        </w:r>
        <w:r w:rsidRPr="00387D01">
          <w:rPr>
            <w:rStyle w:val="Hyperlink"/>
            <w:noProof/>
          </w:rPr>
          <w:t>Scalability</w:t>
        </w:r>
        <w:r>
          <w:rPr>
            <w:noProof/>
            <w:webHidden/>
          </w:rPr>
          <w:tab/>
        </w:r>
        <w:r>
          <w:rPr>
            <w:noProof/>
            <w:webHidden/>
          </w:rPr>
          <w:fldChar w:fldCharType="begin"/>
        </w:r>
        <w:r>
          <w:rPr>
            <w:noProof/>
            <w:webHidden/>
          </w:rPr>
          <w:instrText xml:space="preserve"> PAGEREF _Toc400534493 \h </w:instrText>
        </w:r>
        <w:r>
          <w:rPr>
            <w:noProof/>
            <w:webHidden/>
          </w:rPr>
        </w:r>
        <w:r>
          <w:rPr>
            <w:noProof/>
            <w:webHidden/>
          </w:rPr>
          <w:fldChar w:fldCharType="separate"/>
        </w:r>
        <w:r>
          <w:rPr>
            <w:noProof/>
            <w:webHidden/>
          </w:rPr>
          <w:t>25</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94" w:history="1">
        <w:r w:rsidRPr="00387D01">
          <w:rPr>
            <w:rStyle w:val="Hyperlink"/>
            <w:noProof/>
          </w:rPr>
          <w:t>2.8.2</w:t>
        </w:r>
        <w:r>
          <w:rPr>
            <w:noProof/>
            <w:lang w:eastAsia="en-US" w:bidi="he-IL"/>
          </w:rPr>
          <w:tab/>
        </w:r>
        <w:r w:rsidRPr="00387D01">
          <w:rPr>
            <w:rStyle w:val="Hyperlink"/>
            <w:noProof/>
          </w:rPr>
          <w:t>Fault Tolerance</w:t>
        </w:r>
        <w:r>
          <w:rPr>
            <w:noProof/>
            <w:webHidden/>
          </w:rPr>
          <w:tab/>
        </w:r>
        <w:r>
          <w:rPr>
            <w:noProof/>
            <w:webHidden/>
          </w:rPr>
          <w:fldChar w:fldCharType="begin"/>
        </w:r>
        <w:r>
          <w:rPr>
            <w:noProof/>
            <w:webHidden/>
          </w:rPr>
          <w:instrText xml:space="preserve"> PAGEREF _Toc400534494 \h </w:instrText>
        </w:r>
        <w:r>
          <w:rPr>
            <w:noProof/>
            <w:webHidden/>
          </w:rPr>
        </w:r>
        <w:r>
          <w:rPr>
            <w:noProof/>
            <w:webHidden/>
          </w:rPr>
          <w:fldChar w:fldCharType="separate"/>
        </w:r>
        <w:r>
          <w:rPr>
            <w:noProof/>
            <w:webHidden/>
          </w:rPr>
          <w:t>25</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495" w:history="1">
        <w:r w:rsidRPr="00387D01">
          <w:rPr>
            <w:rStyle w:val="Hyperlink"/>
            <w:noProof/>
          </w:rPr>
          <w:t>2.8.3</w:t>
        </w:r>
        <w:r>
          <w:rPr>
            <w:noProof/>
            <w:lang w:eastAsia="en-US" w:bidi="he-IL"/>
          </w:rPr>
          <w:tab/>
        </w:r>
        <w:r w:rsidRPr="00387D01">
          <w:rPr>
            <w:rStyle w:val="Hyperlink"/>
            <w:noProof/>
          </w:rPr>
          <w:t>Testability</w:t>
        </w:r>
        <w:r>
          <w:rPr>
            <w:noProof/>
            <w:webHidden/>
          </w:rPr>
          <w:tab/>
        </w:r>
        <w:r>
          <w:rPr>
            <w:noProof/>
            <w:webHidden/>
          </w:rPr>
          <w:fldChar w:fldCharType="begin"/>
        </w:r>
        <w:r>
          <w:rPr>
            <w:noProof/>
            <w:webHidden/>
          </w:rPr>
          <w:instrText xml:space="preserve"> PAGEREF _Toc400534495 \h </w:instrText>
        </w:r>
        <w:r>
          <w:rPr>
            <w:noProof/>
            <w:webHidden/>
          </w:rPr>
        </w:r>
        <w:r>
          <w:rPr>
            <w:noProof/>
            <w:webHidden/>
          </w:rPr>
          <w:fldChar w:fldCharType="separate"/>
        </w:r>
        <w:r>
          <w:rPr>
            <w:noProof/>
            <w:webHidden/>
          </w:rPr>
          <w:t>25</w:t>
        </w:r>
        <w:r>
          <w:rPr>
            <w:noProof/>
            <w:webHidden/>
          </w:rPr>
          <w:fldChar w:fldCharType="end"/>
        </w:r>
      </w:hyperlink>
    </w:p>
    <w:p w:rsidR="00AC4174" w:rsidRDefault="00AC4174">
      <w:pPr>
        <w:pStyle w:val="TOC1"/>
        <w:tabs>
          <w:tab w:val="left" w:pos="440"/>
          <w:tab w:val="right" w:leader="dot" w:pos="9350"/>
        </w:tabs>
        <w:rPr>
          <w:noProof/>
          <w:lang w:eastAsia="en-US" w:bidi="he-IL"/>
        </w:rPr>
      </w:pPr>
      <w:hyperlink w:anchor="_Toc400534496" w:history="1">
        <w:r w:rsidRPr="00387D01">
          <w:rPr>
            <w:rStyle w:val="Hyperlink"/>
            <w:noProof/>
          </w:rPr>
          <w:t>3</w:t>
        </w:r>
        <w:r>
          <w:rPr>
            <w:noProof/>
            <w:lang w:eastAsia="en-US" w:bidi="he-IL"/>
          </w:rPr>
          <w:tab/>
        </w:r>
        <w:r w:rsidRPr="00387D01">
          <w:rPr>
            <w:rStyle w:val="Hyperlink"/>
            <w:noProof/>
          </w:rPr>
          <w:t>Conclusions</w:t>
        </w:r>
        <w:r>
          <w:rPr>
            <w:noProof/>
            <w:webHidden/>
          </w:rPr>
          <w:tab/>
        </w:r>
        <w:r>
          <w:rPr>
            <w:noProof/>
            <w:webHidden/>
          </w:rPr>
          <w:fldChar w:fldCharType="begin"/>
        </w:r>
        <w:r>
          <w:rPr>
            <w:noProof/>
            <w:webHidden/>
          </w:rPr>
          <w:instrText xml:space="preserve"> PAGEREF _Toc400534496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1"/>
        <w:tabs>
          <w:tab w:val="left" w:pos="440"/>
          <w:tab w:val="right" w:leader="dot" w:pos="9350"/>
        </w:tabs>
        <w:rPr>
          <w:noProof/>
          <w:lang w:eastAsia="en-US" w:bidi="he-IL"/>
        </w:rPr>
      </w:pPr>
      <w:hyperlink w:anchor="_Toc400534497" w:history="1">
        <w:r w:rsidRPr="00387D01">
          <w:rPr>
            <w:rStyle w:val="Hyperlink"/>
            <w:noProof/>
          </w:rPr>
          <w:t>4</w:t>
        </w:r>
        <w:r>
          <w:rPr>
            <w:noProof/>
            <w:lang w:eastAsia="en-US" w:bidi="he-IL"/>
          </w:rPr>
          <w:tab/>
        </w:r>
        <w:r w:rsidRPr="00387D01">
          <w:rPr>
            <w:rStyle w:val="Hyperlink"/>
            <w:noProof/>
          </w:rPr>
          <w:t>Appendix – Technology Evaluation</w:t>
        </w:r>
        <w:r>
          <w:rPr>
            <w:noProof/>
            <w:webHidden/>
          </w:rPr>
          <w:tab/>
        </w:r>
        <w:r>
          <w:rPr>
            <w:noProof/>
            <w:webHidden/>
          </w:rPr>
          <w:fldChar w:fldCharType="begin"/>
        </w:r>
        <w:r>
          <w:rPr>
            <w:noProof/>
            <w:webHidden/>
          </w:rPr>
          <w:instrText xml:space="preserve"> PAGEREF _Toc400534497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98" w:history="1">
        <w:r w:rsidRPr="00387D01">
          <w:rPr>
            <w:rStyle w:val="Hyperlink"/>
            <w:noProof/>
          </w:rPr>
          <w:t>4.1</w:t>
        </w:r>
        <w:r>
          <w:rPr>
            <w:noProof/>
            <w:lang w:eastAsia="en-US" w:bidi="he-IL"/>
          </w:rPr>
          <w:tab/>
        </w:r>
        <w:r w:rsidRPr="00387D01">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_Toc400534498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499" w:history="1">
        <w:r w:rsidRPr="00387D01">
          <w:rPr>
            <w:rStyle w:val="Hyperlink"/>
            <w:noProof/>
          </w:rPr>
          <w:t>4.2</w:t>
        </w:r>
        <w:r>
          <w:rPr>
            <w:noProof/>
            <w:lang w:eastAsia="en-US" w:bidi="he-IL"/>
          </w:rPr>
          <w:tab/>
        </w:r>
        <w:r w:rsidRPr="00387D01">
          <w:rPr>
            <w:rStyle w:val="Hyperlink"/>
            <w:noProof/>
          </w:rPr>
          <w:t>Storm</w:t>
        </w:r>
        <w:r>
          <w:rPr>
            <w:noProof/>
            <w:webHidden/>
          </w:rPr>
          <w:tab/>
        </w:r>
        <w:r>
          <w:rPr>
            <w:noProof/>
            <w:webHidden/>
          </w:rPr>
          <w:fldChar w:fldCharType="begin"/>
        </w:r>
        <w:r>
          <w:rPr>
            <w:noProof/>
            <w:webHidden/>
          </w:rPr>
          <w:instrText xml:space="preserve"> PAGEREF _Toc400534499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500" w:history="1">
        <w:r w:rsidRPr="00387D01">
          <w:rPr>
            <w:rStyle w:val="Hyperlink"/>
            <w:noProof/>
          </w:rPr>
          <w:t>4.3</w:t>
        </w:r>
        <w:r>
          <w:rPr>
            <w:noProof/>
            <w:lang w:eastAsia="en-US" w:bidi="he-IL"/>
          </w:rPr>
          <w:tab/>
        </w:r>
        <w:r w:rsidRPr="00387D01">
          <w:rPr>
            <w:rStyle w:val="Hyperlink"/>
            <w:noProof/>
          </w:rPr>
          <w:t>Akka</w:t>
        </w:r>
        <w:r>
          <w:rPr>
            <w:noProof/>
            <w:webHidden/>
          </w:rPr>
          <w:tab/>
        </w:r>
        <w:r>
          <w:rPr>
            <w:noProof/>
            <w:webHidden/>
          </w:rPr>
          <w:fldChar w:fldCharType="begin"/>
        </w:r>
        <w:r>
          <w:rPr>
            <w:noProof/>
            <w:webHidden/>
          </w:rPr>
          <w:instrText xml:space="preserve"> PAGEREF _Toc400534500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501" w:history="1">
        <w:r w:rsidRPr="00387D01">
          <w:rPr>
            <w:rStyle w:val="Hyperlink"/>
            <w:noProof/>
          </w:rPr>
          <w:t>4.4</w:t>
        </w:r>
        <w:r>
          <w:rPr>
            <w:noProof/>
            <w:lang w:eastAsia="en-US" w:bidi="he-IL"/>
          </w:rPr>
          <w:tab/>
        </w:r>
        <w:r w:rsidRPr="00387D01">
          <w:rPr>
            <w:rStyle w:val="Hyperlink"/>
            <w:noProof/>
          </w:rPr>
          <w:t>Spark Streaming</w:t>
        </w:r>
        <w:r>
          <w:rPr>
            <w:noProof/>
            <w:webHidden/>
          </w:rPr>
          <w:tab/>
        </w:r>
        <w:r>
          <w:rPr>
            <w:noProof/>
            <w:webHidden/>
          </w:rPr>
          <w:fldChar w:fldCharType="begin"/>
        </w:r>
        <w:r>
          <w:rPr>
            <w:noProof/>
            <w:webHidden/>
          </w:rPr>
          <w:instrText xml:space="preserve"> PAGEREF _Toc400534501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502" w:history="1">
        <w:r w:rsidRPr="00387D01">
          <w:rPr>
            <w:rStyle w:val="Hyperlink"/>
            <w:noProof/>
          </w:rPr>
          <w:t>4.5</w:t>
        </w:r>
        <w:r>
          <w:rPr>
            <w:noProof/>
            <w:lang w:eastAsia="en-US" w:bidi="he-IL"/>
          </w:rPr>
          <w:tab/>
        </w:r>
        <w:r w:rsidRPr="00387D01">
          <w:rPr>
            <w:rStyle w:val="Hyperlink"/>
            <w:noProof/>
          </w:rPr>
          <w:t>Choice of the Messaging Platform</w:t>
        </w:r>
        <w:r>
          <w:rPr>
            <w:noProof/>
            <w:webHidden/>
          </w:rPr>
          <w:tab/>
        </w:r>
        <w:r>
          <w:rPr>
            <w:noProof/>
            <w:webHidden/>
          </w:rPr>
          <w:fldChar w:fldCharType="begin"/>
        </w:r>
        <w:r>
          <w:rPr>
            <w:noProof/>
            <w:webHidden/>
          </w:rPr>
          <w:instrText xml:space="preserve"> PAGEREF _Toc400534502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1"/>
        <w:tabs>
          <w:tab w:val="left" w:pos="440"/>
          <w:tab w:val="right" w:leader="dot" w:pos="9350"/>
        </w:tabs>
        <w:rPr>
          <w:noProof/>
          <w:lang w:eastAsia="en-US" w:bidi="he-IL"/>
        </w:rPr>
      </w:pPr>
      <w:hyperlink w:anchor="_Toc400534503" w:history="1">
        <w:r w:rsidRPr="00387D01">
          <w:rPr>
            <w:rStyle w:val="Hyperlink"/>
            <w:noProof/>
          </w:rPr>
          <w:t>5</w:t>
        </w:r>
        <w:r>
          <w:rPr>
            <w:noProof/>
            <w:lang w:eastAsia="en-US" w:bidi="he-IL"/>
          </w:rPr>
          <w:tab/>
        </w:r>
        <w:r w:rsidRPr="00387D01">
          <w:rPr>
            <w:rStyle w:val="Hyperlink"/>
            <w:noProof/>
          </w:rPr>
          <w:t>Appendix – Distributed Thresholded Counter</w:t>
        </w:r>
        <w:r>
          <w:rPr>
            <w:noProof/>
            <w:webHidden/>
          </w:rPr>
          <w:tab/>
        </w:r>
        <w:r>
          <w:rPr>
            <w:noProof/>
            <w:webHidden/>
          </w:rPr>
          <w:fldChar w:fldCharType="begin"/>
        </w:r>
        <w:r>
          <w:rPr>
            <w:noProof/>
            <w:webHidden/>
          </w:rPr>
          <w:instrText xml:space="preserve"> PAGEREF _Toc400534503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504" w:history="1">
        <w:r w:rsidRPr="00387D01">
          <w:rPr>
            <w:rStyle w:val="Hyperlink"/>
            <w:noProof/>
          </w:rPr>
          <w:t>5.1</w:t>
        </w:r>
        <w:r>
          <w:rPr>
            <w:noProof/>
            <w:lang w:eastAsia="en-US" w:bidi="he-IL"/>
          </w:rPr>
          <w:tab/>
        </w:r>
        <w:r w:rsidRPr="00387D01">
          <w:rPr>
            <w:rStyle w:val="Hyperlink"/>
            <w:noProof/>
          </w:rPr>
          <w:t>Objective</w:t>
        </w:r>
        <w:r>
          <w:rPr>
            <w:noProof/>
            <w:webHidden/>
          </w:rPr>
          <w:tab/>
        </w:r>
        <w:r>
          <w:rPr>
            <w:noProof/>
            <w:webHidden/>
          </w:rPr>
          <w:fldChar w:fldCharType="begin"/>
        </w:r>
        <w:r>
          <w:rPr>
            <w:noProof/>
            <w:webHidden/>
          </w:rPr>
          <w:instrText xml:space="preserve"> PAGEREF _Toc400534504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505" w:history="1">
        <w:r w:rsidRPr="00387D01">
          <w:rPr>
            <w:rStyle w:val="Hyperlink"/>
            <w:noProof/>
          </w:rPr>
          <w:t>5.2</w:t>
        </w:r>
        <w:r>
          <w:rPr>
            <w:noProof/>
            <w:lang w:eastAsia="en-US" w:bidi="he-IL"/>
          </w:rPr>
          <w:tab/>
        </w:r>
        <w:r w:rsidRPr="00387D01">
          <w:rPr>
            <w:rStyle w:val="Hyperlink"/>
            <w:noProof/>
          </w:rPr>
          <w:t>Method</w:t>
        </w:r>
        <w:r>
          <w:rPr>
            <w:noProof/>
            <w:webHidden/>
          </w:rPr>
          <w:tab/>
        </w:r>
        <w:r>
          <w:rPr>
            <w:noProof/>
            <w:webHidden/>
          </w:rPr>
          <w:fldChar w:fldCharType="begin"/>
        </w:r>
        <w:r>
          <w:rPr>
            <w:noProof/>
            <w:webHidden/>
          </w:rPr>
          <w:instrText xml:space="preserve"> PAGEREF _Toc400534505 \h </w:instrText>
        </w:r>
        <w:r>
          <w:rPr>
            <w:noProof/>
            <w:webHidden/>
          </w:rPr>
        </w:r>
        <w:r>
          <w:rPr>
            <w:noProof/>
            <w:webHidden/>
          </w:rPr>
          <w:fldChar w:fldCharType="separate"/>
        </w:r>
        <w:r>
          <w:rPr>
            <w:noProof/>
            <w:webHidden/>
          </w:rPr>
          <w:t>26</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506" w:history="1">
        <w:r w:rsidRPr="00387D01">
          <w:rPr>
            <w:rStyle w:val="Hyperlink"/>
            <w:noProof/>
          </w:rPr>
          <w:t>5.2.1</w:t>
        </w:r>
        <w:r>
          <w:rPr>
            <w:noProof/>
            <w:lang w:eastAsia="en-US" w:bidi="he-IL"/>
          </w:rPr>
          <w:tab/>
        </w:r>
        <w:r w:rsidRPr="00387D01">
          <w:rPr>
            <w:rStyle w:val="Hyperlink"/>
            <w:noProof/>
          </w:rPr>
          <w:t>Distributed Algorithm</w:t>
        </w:r>
        <w:r>
          <w:rPr>
            <w:noProof/>
            <w:webHidden/>
          </w:rPr>
          <w:tab/>
        </w:r>
        <w:r>
          <w:rPr>
            <w:noProof/>
            <w:webHidden/>
          </w:rPr>
          <w:fldChar w:fldCharType="begin"/>
        </w:r>
        <w:r>
          <w:rPr>
            <w:noProof/>
            <w:webHidden/>
          </w:rPr>
          <w:instrText xml:space="preserve"> PAGEREF _Toc400534506 \h </w:instrText>
        </w:r>
        <w:r>
          <w:rPr>
            <w:noProof/>
            <w:webHidden/>
          </w:rPr>
        </w:r>
        <w:r>
          <w:rPr>
            <w:noProof/>
            <w:webHidden/>
          </w:rPr>
          <w:fldChar w:fldCharType="separate"/>
        </w:r>
        <w:r>
          <w:rPr>
            <w:noProof/>
            <w:webHidden/>
          </w:rPr>
          <w:t>27</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507" w:history="1">
        <w:r w:rsidRPr="00387D01">
          <w:rPr>
            <w:rStyle w:val="Hyperlink"/>
            <w:noProof/>
          </w:rPr>
          <w:t>5.3</w:t>
        </w:r>
        <w:r>
          <w:rPr>
            <w:noProof/>
            <w:lang w:eastAsia="en-US" w:bidi="he-IL"/>
          </w:rPr>
          <w:tab/>
        </w:r>
        <w:r w:rsidRPr="00387D01">
          <w:rPr>
            <w:rStyle w:val="Hyperlink"/>
            <w:noProof/>
          </w:rPr>
          <w:t>Architecture</w:t>
        </w:r>
        <w:r>
          <w:rPr>
            <w:noProof/>
            <w:webHidden/>
          </w:rPr>
          <w:tab/>
        </w:r>
        <w:r>
          <w:rPr>
            <w:noProof/>
            <w:webHidden/>
          </w:rPr>
          <w:fldChar w:fldCharType="begin"/>
        </w:r>
        <w:r>
          <w:rPr>
            <w:noProof/>
            <w:webHidden/>
          </w:rPr>
          <w:instrText xml:space="preserve"> PAGEREF _Toc400534507 \h </w:instrText>
        </w:r>
        <w:r>
          <w:rPr>
            <w:noProof/>
            <w:webHidden/>
          </w:rPr>
        </w:r>
        <w:r>
          <w:rPr>
            <w:noProof/>
            <w:webHidden/>
          </w:rPr>
          <w:fldChar w:fldCharType="separate"/>
        </w:r>
        <w:r>
          <w:rPr>
            <w:noProof/>
            <w:webHidden/>
          </w:rPr>
          <w:t>29</w:t>
        </w:r>
        <w:r>
          <w:rPr>
            <w:noProof/>
            <w:webHidden/>
          </w:rPr>
          <w:fldChar w:fldCharType="end"/>
        </w:r>
      </w:hyperlink>
    </w:p>
    <w:p w:rsidR="00AC4174" w:rsidRDefault="00AC4174">
      <w:pPr>
        <w:pStyle w:val="TOC3"/>
        <w:tabs>
          <w:tab w:val="left" w:pos="1320"/>
          <w:tab w:val="right" w:leader="dot" w:pos="9350"/>
        </w:tabs>
        <w:rPr>
          <w:noProof/>
          <w:lang w:eastAsia="en-US" w:bidi="he-IL"/>
        </w:rPr>
      </w:pPr>
      <w:hyperlink w:anchor="_Toc400534508" w:history="1">
        <w:r w:rsidRPr="00387D01">
          <w:rPr>
            <w:rStyle w:val="Hyperlink"/>
            <w:noProof/>
          </w:rPr>
          <w:t>5.3.1</w:t>
        </w:r>
        <w:r>
          <w:rPr>
            <w:noProof/>
            <w:lang w:eastAsia="en-US" w:bidi="he-IL"/>
          </w:rPr>
          <w:tab/>
        </w:r>
        <w:r w:rsidRPr="00387D01">
          <w:rPr>
            <w:rStyle w:val="Hyperlink"/>
            <w:noProof/>
          </w:rPr>
          <w:t>Messages</w:t>
        </w:r>
        <w:r>
          <w:rPr>
            <w:noProof/>
            <w:webHidden/>
          </w:rPr>
          <w:tab/>
        </w:r>
        <w:r>
          <w:rPr>
            <w:noProof/>
            <w:webHidden/>
          </w:rPr>
          <w:fldChar w:fldCharType="begin"/>
        </w:r>
        <w:r>
          <w:rPr>
            <w:noProof/>
            <w:webHidden/>
          </w:rPr>
          <w:instrText xml:space="preserve"> PAGEREF _Toc400534508 \h </w:instrText>
        </w:r>
        <w:r>
          <w:rPr>
            <w:noProof/>
            <w:webHidden/>
          </w:rPr>
        </w:r>
        <w:r>
          <w:rPr>
            <w:noProof/>
            <w:webHidden/>
          </w:rPr>
          <w:fldChar w:fldCharType="separate"/>
        </w:r>
        <w:r>
          <w:rPr>
            <w:noProof/>
            <w:webHidden/>
          </w:rPr>
          <w:t>30</w:t>
        </w:r>
        <w:r>
          <w:rPr>
            <w:noProof/>
            <w:webHidden/>
          </w:rPr>
          <w:fldChar w:fldCharType="end"/>
        </w:r>
      </w:hyperlink>
    </w:p>
    <w:p w:rsidR="00AC4174" w:rsidRDefault="00AC4174">
      <w:pPr>
        <w:pStyle w:val="TOC2"/>
        <w:tabs>
          <w:tab w:val="left" w:pos="880"/>
          <w:tab w:val="right" w:leader="dot" w:pos="9350"/>
        </w:tabs>
        <w:rPr>
          <w:noProof/>
          <w:lang w:eastAsia="en-US" w:bidi="he-IL"/>
        </w:rPr>
      </w:pPr>
      <w:hyperlink w:anchor="_Toc400534509" w:history="1">
        <w:r w:rsidRPr="00387D01">
          <w:rPr>
            <w:rStyle w:val="Hyperlink"/>
            <w:noProof/>
          </w:rPr>
          <w:t>5.4</w:t>
        </w:r>
        <w:r>
          <w:rPr>
            <w:noProof/>
            <w:lang w:eastAsia="en-US" w:bidi="he-IL"/>
          </w:rPr>
          <w:tab/>
        </w:r>
        <w:r w:rsidRPr="00387D01">
          <w:rPr>
            <w:rStyle w:val="Hyperlink"/>
            <w:noProof/>
          </w:rPr>
          <w:t>Diagrams</w:t>
        </w:r>
        <w:r>
          <w:rPr>
            <w:noProof/>
            <w:webHidden/>
          </w:rPr>
          <w:tab/>
        </w:r>
        <w:r>
          <w:rPr>
            <w:noProof/>
            <w:webHidden/>
          </w:rPr>
          <w:fldChar w:fldCharType="begin"/>
        </w:r>
        <w:r>
          <w:rPr>
            <w:noProof/>
            <w:webHidden/>
          </w:rPr>
          <w:instrText xml:space="preserve"> PAGEREF _Toc400534509 \h </w:instrText>
        </w:r>
        <w:r>
          <w:rPr>
            <w:noProof/>
            <w:webHidden/>
          </w:rPr>
        </w:r>
        <w:r>
          <w:rPr>
            <w:noProof/>
            <w:webHidden/>
          </w:rPr>
          <w:fldChar w:fldCharType="separate"/>
        </w:r>
        <w:r>
          <w:rPr>
            <w:noProof/>
            <w:webHidden/>
          </w:rPr>
          <w:t>31</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3B1163" w:rsidRDefault="003B1163">
      <w:pPr>
        <w:sectPr w:rsidR="003B1163" w:rsidSect="003B1163">
          <w:headerReference w:type="default" r:id="rId12"/>
          <w:footerReference w:type="default" r:id="rId13"/>
          <w:pgSz w:w="12240" w:h="15840"/>
          <w:pgMar w:top="1440" w:right="1440" w:bottom="1440" w:left="1440" w:header="720" w:footer="720" w:gutter="0"/>
          <w:pgNumType w:fmt="lowerRoman"/>
          <w:cols w:space="720"/>
          <w:titlePg/>
          <w:docGrid w:linePitch="360"/>
        </w:sectPr>
      </w:pPr>
    </w:p>
    <w:p w:rsidR="00F65F88" w:rsidRDefault="00F65F88"/>
    <w:p w:rsidR="00062747" w:rsidRPr="0040646D" w:rsidRDefault="00062747">
      <w:pPr>
        <w:rPr>
          <w:b/>
          <w:color w:val="17365D" w:themeColor="text2" w:themeShade="BF"/>
        </w:rPr>
      </w:pPr>
    </w:p>
    <w:p w:rsidR="00DB4CDC" w:rsidRDefault="00DB4CDC" w:rsidP="00DB4CDC">
      <w:pPr>
        <w:pStyle w:val="Heading1"/>
      </w:pPr>
      <w:bookmarkStart w:id="2" w:name="_Toc400534471"/>
      <w:r>
        <w:t>Introduction</w:t>
      </w:r>
      <w:bookmarkEnd w:id="2"/>
    </w:p>
    <w:p w:rsidR="000842F0" w:rsidRPr="006465F5" w:rsidRDefault="000842F0" w:rsidP="00E80A43">
      <w:pPr>
        <w:pStyle w:val="Heading2"/>
      </w:pPr>
      <w:bookmarkStart w:id="3" w:name="_Toc400534472"/>
      <w:commentRangeStart w:id="4"/>
      <w:r w:rsidRPr="006465F5">
        <w:t>History</w:t>
      </w:r>
      <w:commentRangeEnd w:id="4"/>
      <w:r w:rsidR="005C4B5D">
        <w:rPr>
          <w:rStyle w:val="CommentReference"/>
          <w:rFonts w:asciiTheme="minorHAnsi" w:eastAsiaTheme="minorEastAsia" w:hAnsiTheme="minorHAnsi" w:cstheme="minorBidi"/>
          <w:b w:val="0"/>
          <w:bCs w:val="0"/>
          <w:color w:val="auto"/>
        </w:rPr>
        <w:commentReference w:id="4"/>
      </w:r>
      <w:r w:rsidRPr="006465F5">
        <w:t xml:space="preserve"> of the document</w:t>
      </w:r>
      <w:bookmarkEnd w:id="3"/>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Set up the document</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Content adjusted</w:t>
            </w:r>
          </w:p>
        </w:tc>
      </w:tr>
    </w:tbl>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5" w:name="_Toc400534473"/>
      <w:r w:rsidRPr="0040646D">
        <w:rPr>
          <w:lang w:eastAsia="ja-JP"/>
        </w:rPr>
        <w:t>Purpose and Scope of the Document</w:t>
      </w:r>
      <w:bookmarkEnd w:id="5"/>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Briefly state the purpose and scope of the deliverable, and indicate the target </w:t>
      </w:r>
      <w:commentRangeStart w:id="6"/>
      <w:r>
        <w:rPr>
          <w:rFonts w:eastAsia="MS Mincho"/>
          <w:lang w:eastAsia="ja-JP"/>
        </w:rPr>
        <w:t>readership</w:t>
      </w:r>
      <w:commentRangeEnd w:id="6"/>
      <w:r w:rsidR="00FF35C0">
        <w:rPr>
          <w:rStyle w:val="CommentReference"/>
        </w:rPr>
        <w:commentReference w:id="6"/>
      </w:r>
    </w:p>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7" w:name="_Toc400534474"/>
      <w:r w:rsidRPr="0040646D">
        <w:rPr>
          <w:lang w:eastAsia="ja-JP"/>
        </w:rPr>
        <w:t>Relationship with Other Documents</w:t>
      </w:r>
      <w:bookmarkEnd w:id="7"/>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Describe how the deliverable relates to other deliverables and </w:t>
      </w:r>
      <w:commentRangeStart w:id="8"/>
      <w:r>
        <w:rPr>
          <w:rFonts w:eastAsia="MS Mincho"/>
          <w:lang w:eastAsia="ja-JP"/>
        </w:rPr>
        <w:t>papers</w:t>
      </w:r>
      <w:commentRangeEnd w:id="8"/>
      <w:r w:rsidR="00B56E22">
        <w:rPr>
          <w:rStyle w:val="CommentReference"/>
        </w:rPr>
        <w:commentReference w:id="8"/>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9" w:name="_Toc400534475"/>
      <w:r>
        <w:rPr>
          <w:lang w:eastAsia="ja-JP"/>
        </w:rPr>
        <w:lastRenderedPageBreak/>
        <w:t>Main Sections</w:t>
      </w:r>
      <w:bookmarkEnd w:id="9"/>
    </w:p>
    <w:p w:rsidR="00E93AD1" w:rsidRPr="00E93AD1" w:rsidRDefault="00E93AD1" w:rsidP="00E80A43">
      <w:pPr>
        <w:pStyle w:val="Heading2"/>
        <w:rPr>
          <w:lang w:eastAsia="ja-JP"/>
        </w:rPr>
      </w:pPr>
      <w:bookmarkStart w:id="10" w:name="_Toc400534476"/>
      <w:r w:rsidRPr="00E93AD1">
        <w:rPr>
          <w:lang w:eastAsia="ja-JP"/>
        </w:rPr>
        <w:t>System Requirements</w:t>
      </w:r>
      <w:bookmarkEnd w:id="10"/>
    </w:p>
    <w:p w:rsidR="00E93AD1" w:rsidRPr="00E93AD1" w:rsidRDefault="00E93AD1" w:rsidP="00E93AD1">
      <w:pPr>
        <w:rPr>
          <w:rFonts w:eastAsia="MS Mincho"/>
          <w:lang w:eastAsia="ja-JP"/>
        </w:rPr>
      </w:pPr>
      <w:r w:rsidRPr="00E93AD1">
        <w:rPr>
          <w:rFonts w:eastAsia="MS Mincho"/>
          <w:lang w:eastAsia="ja-JP"/>
        </w:rPr>
        <w:t xml:space="preserve">This section lays out the main requirements for SPEEDD prototype. The requirements are based on the requirements documents provided by the use </w:t>
      </w:r>
      <w:commentRangeStart w:id="11"/>
      <w:r w:rsidRPr="00E93AD1">
        <w:rPr>
          <w:rFonts w:eastAsia="MS Mincho"/>
          <w:lang w:eastAsia="ja-JP"/>
        </w:rPr>
        <w:t>cases</w:t>
      </w:r>
      <w:commentRangeEnd w:id="11"/>
      <w:r w:rsidR="00BF6534">
        <w:rPr>
          <w:rStyle w:val="CommentReference"/>
        </w:rPr>
        <w:commentReference w:id="11"/>
      </w:r>
      <w:r w:rsidRPr="00E93AD1">
        <w:rPr>
          <w:rFonts w:eastAsia="MS Mincho"/>
          <w:lang w:eastAsia="ja-JP"/>
        </w:rPr>
        <w:t>.</w:t>
      </w:r>
    </w:p>
    <w:p w:rsidR="00E93AD1" w:rsidRPr="00E93AD1" w:rsidRDefault="00E93AD1" w:rsidP="00E80A43">
      <w:pPr>
        <w:pStyle w:val="Heading2"/>
        <w:rPr>
          <w:lang w:eastAsia="ja-JP"/>
        </w:rPr>
      </w:pPr>
      <w:bookmarkStart w:id="12" w:name="_Toc400534477"/>
      <w:r w:rsidRPr="00E93AD1">
        <w:rPr>
          <w:lang w:eastAsia="ja-JP"/>
        </w:rPr>
        <w:t>Approach</w:t>
      </w:r>
      <w:bookmarkEnd w:id="12"/>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B2375B">
        <w:t xml:space="preserve">Figure </w:t>
      </w:r>
      <w:r w:rsidR="00B2375B">
        <w:rPr>
          <w:rFonts w:hint="cs"/>
          <w:noProof/>
          <w:cs/>
        </w:rPr>
        <w:t>‎</w:t>
      </w:r>
      <w:r w:rsidR="00B2375B">
        <w:rPr>
          <w:noProof/>
        </w:rPr>
        <w:t>2</w:t>
      </w:r>
      <w:r w:rsidR="00B2375B">
        <w:t>.</w:t>
      </w:r>
      <w:r w:rsidR="00B2375B">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2.5</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lastRenderedPageBreak/>
        <w:drawing>
          <wp:inline distT="0" distB="0" distL="0" distR="0" wp14:anchorId="0B274CA7" wp14:editId="7DB4535E">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13" w:name="_Ref399691441"/>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1</w:t>
      </w:r>
      <w:r w:rsidR="00465E84">
        <w:rPr>
          <w:noProof/>
        </w:rPr>
        <w:fldChar w:fldCharType="end"/>
      </w:r>
      <w:bookmarkEnd w:id="13"/>
      <w:r w:rsidRPr="000945D3">
        <w:t>- SPEEDD design architecture approach</w:t>
      </w:r>
    </w:p>
    <w:p w:rsidR="00E93AD1" w:rsidRPr="00E93AD1" w:rsidRDefault="00E93AD1" w:rsidP="00E80A43">
      <w:pPr>
        <w:pStyle w:val="Heading2"/>
        <w:rPr>
          <w:lang w:eastAsia="ja-JP"/>
        </w:rPr>
      </w:pPr>
      <w:r w:rsidRPr="00E93AD1">
        <w:rPr>
          <w:lang w:eastAsia="ja-JP"/>
        </w:rPr>
        <w:t xml:space="preserve"> </w:t>
      </w:r>
      <w:bookmarkStart w:id="14" w:name="_Ref399699618"/>
      <w:bookmarkStart w:id="15" w:name="_Toc400534478"/>
      <w:r w:rsidRPr="00E93AD1">
        <w:rPr>
          <w:lang w:eastAsia="ja-JP"/>
        </w:rPr>
        <w:t>Conceptual Architecture</w:t>
      </w:r>
      <w:bookmarkEnd w:id="14"/>
      <w:bookmarkEnd w:id="15"/>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E93AD1">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algorithms and configurations that will be deployed and executed at the runtime.</w:t>
      </w:r>
    </w:p>
    <w:p w:rsidR="009063A8" w:rsidRDefault="00E93AD1" w:rsidP="009063A8">
      <w:pPr>
        <w:keepNext/>
      </w:pPr>
      <w:r w:rsidRPr="00E93AD1">
        <w:rPr>
          <w:rFonts w:eastAsia="MS Mincho"/>
          <w:lang w:eastAsia="ja-JP"/>
        </w:rPr>
        <w:lastRenderedPageBreak/>
        <w:t xml:space="preserve">  </w:t>
      </w:r>
      <w:commentRangeStart w:id="16"/>
      <w:r w:rsidR="009063A8">
        <w:rPr>
          <w:noProof/>
          <w:lang w:eastAsia="en-US" w:bidi="he-IL"/>
        </w:rPr>
        <w:drawing>
          <wp:inline distT="0" distB="0" distL="0" distR="0" wp14:anchorId="09EF3FE7" wp14:editId="3A73330C">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commentRangeEnd w:id="16"/>
      <w:r w:rsidR="0040667E">
        <w:rPr>
          <w:rStyle w:val="CommentReference"/>
        </w:rPr>
        <w:commentReference w:id="16"/>
      </w:r>
    </w:p>
    <w:p w:rsidR="00E93AD1" w:rsidRPr="00E93AD1" w:rsidRDefault="009063A8" w:rsidP="009063A8">
      <w:pPr>
        <w:pStyle w:val="Caption"/>
        <w:rPr>
          <w:rFonts w:eastAsia="MS Mincho"/>
          <w:lang w:eastAsia="ja-JP"/>
        </w:rPr>
      </w:pPr>
      <w:bookmarkStart w:id="17" w:name="_Ref399693808"/>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2</w:t>
      </w:r>
      <w:r w:rsidR="00465E84">
        <w:rPr>
          <w:noProof/>
        </w:rPr>
        <w:fldChar w:fldCharType="end"/>
      </w:r>
      <w:bookmarkEnd w:id="17"/>
      <w:r>
        <w:t xml:space="preserve"> - </w:t>
      </w:r>
      <w:r w:rsidRPr="00EC2B84">
        <w:t>Conceptual Architecture of SPEEDD Prototype</w:t>
      </w:r>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rPr>
          <w:lang w:eastAsia="ja-JP"/>
        </w:rPr>
      </w:pPr>
      <w:bookmarkStart w:id="18" w:name="_Toc400534479"/>
      <w:r w:rsidRPr="00E93AD1">
        <w:rPr>
          <w:lang w:eastAsia="ja-JP"/>
        </w:rPr>
        <w:t>SPEEDD Runtime Architecture</w:t>
      </w:r>
      <w:bookmarkEnd w:id="18"/>
    </w:p>
    <w:p w:rsidR="00E93AD1" w:rsidRPr="00E93AD1" w:rsidRDefault="00E93AD1" w:rsidP="00AC6D33">
      <w:pPr>
        <w:rPr>
          <w:rFonts w:eastAsia="MS Mincho"/>
          <w:lang w:eastAsia="ja-JP"/>
        </w:rPr>
      </w:pPr>
      <w:r w:rsidRPr="00E93AD1">
        <w:rPr>
          <w:rFonts w:eastAsia="MS Mincho"/>
          <w:lang w:eastAsia="ja-JP"/>
        </w:rPr>
        <w:t xml:space="preserve">The architecture of the runtime part of SPEEDD follows the </w:t>
      </w:r>
      <w:commentRangeStart w:id="19"/>
      <w:r w:rsidRPr="00E93AD1">
        <w:rPr>
          <w:rFonts w:eastAsia="MS Mincho"/>
          <w:lang w:eastAsia="ja-JP"/>
        </w:rPr>
        <w:t>“Event-Driven Architecture</w:t>
      </w:r>
      <w:commentRangeEnd w:id="19"/>
      <w:r w:rsidR="009B5082" w:rsidRPr="00E93AD1">
        <w:rPr>
          <w:rFonts w:eastAsia="MS Mincho"/>
          <w:lang w:eastAsia="ja-JP"/>
        </w:rPr>
        <w:t>” paradigm</w:t>
      </w:r>
      <w:r w:rsidR="00652302">
        <w:rPr>
          <w:rStyle w:val="CommentReference"/>
        </w:rPr>
        <w:commentReference w:id="19"/>
      </w:r>
      <w:r w:rsidRPr="00E93AD1">
        <w:rPr>
          <w:rFonts w:eastAsia="MS Mincho"/>
          <w:lang w:eastAsia="ja-JP"/>
        </w:rPr>
        <w:t xml:space="preserve">. </w:t>
      </w:r>
      <w:commentRangeStart w:id="20"/>
      <w:r w:rsidRPr="00E93AD1">
        <w:rPr>
          <w:rFonts w:eastAsia="MS Mincho"/>
          <w:lang w:eastAsia="ja-JP"/>
        </w:rPr>
        <w:t>Every component functions as an event consumer, or an event producer, or a combination of both</w:t>
      </w:r>
      <w:commentRangeEnd w:id="20"/>
      <w:r w:rsidR="00390D82">
        <w:rPr>
          <w:rStyle w:val="CommentReference"/>
        </w:rPr>
        <w:commentReference w:id="20"/>
      </w:r>
      <w:r w:rsidRPr="00E93AD1">
        <w:rPr>
          <w:rFonts w:eastAsia="MS Mincho"/>
          <w:lang w:eastAsia="ja-JP"/>
        </w:rPr>
        <w:t xml:space="preserve">.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F04012">
        <w:t xml:space="preserve">Figure </w:t>
      </w:r>
      <w:r w:rsidR="00F04012">
        <w:rPr>
          <w:rFonts w:hint="cs"/>
          <w:noProof/>
          <w:cs/>
        </w:rPr>
        <w:t>‎</w:t>
      </w:r>
      <w:r w:rsidR="00F04012">
        <w:rPr>
          <w:noProof/>
        </w:rPr>
        <w:t>2</w:t>
      </w:r>
      <w:r w:rsidR="00F04012">
        <w:t>.</w:t>
      </w:r>
      <w:r w:rsidR="00F04012">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E93AD1" w:rsidP="0060072B">
      <w:pPr>
        <w:keepNext/>
      </w:pPr>
      <w:r w:rsidRPr="00E93AD1">
        <w:rPr>
          <w:rFonts w:eastAsia="MS Mincho"/>
          <w:lang w:eastAsia="ja-JP"/>
        </w:rPr>
        <w:t xml:space="preserve"> </w:t>
      </w:r>
      <w:r w:rsidR="002303C1">
        <w:rPr>
          <w:noProof/>
          <w:lang w:eastAsia="en-US" w:bidi="he-IL"/>
        </w:rPr>
        <w:drawing>
          <wp:inline distT="0" distB="0" distL="0" distR="0" wp14:anchorId="707A1AB0" wp14:editId="175ECF25">
            <wp:extent cx="5370643" cy="3554569"/>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5675" cy="3557900"/>
                    </a:xfrm>
                    <a:prstGeom prst="rect">
                      <a:avLst/>
                    </a:prstGeom>
                    <a:noFill/>
                  </pic:spPr>
                </pic:pic>
              </a:graphicData>
            </a:graphic>
          </wp:inline>
        </w:drawing>
      </w:r>
    </w:p>
    <w:p w:rsidR="00E93AD1" w:rsidRPr="00E93AD1" w:rsidRDefault="0060072B" w:rsidP="0060072B">
      <w:pPr>
        <w:pStyle w:val="Caption"/>
        <w:rPr>
          <w:rFonts w:eastAsia="MS Mincho"/>
          <w:lang w:eastAsia="ja-JP"/>
        </w:rPr>
      </w:pPr>
      <w:bookmarkStart w:id="21" w:name="_Ref399693784"/>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3</w:t>
      </w:r>
      <w:r w:rsidR="00465E84">
        <w:rPr>
          <w:noProof/>
        </w:rPr>
        <w:fldChar w:fldCharType="end"/>
      </w:r>
      <w:bookmarkEnd w:id="21"/>
      <w:r>
        <w:t xml:space="preserve"> </w:t>
      </w:r>
      <w:r w:rsidRPr="009D7BA0">
        <w:t>- SPEEDD - Event-Driven Architecture</w:t>
      </w:r>
    </w:p>
    <w:p w:rsidR="00B03BB3" w:rsidRDefault="00B03BB3" w:rsidP="00F74FA3">
      <w:pPr>
        <w:rPr>
          <w:rFonts w:eastAsia="MS Mincho"/>
          <w:lang w:eastAsia="ja-JP"/>
        </w:rPr>
      </w:pPr>
      <w:r>
        <w:rPr>
          <w:rFonts w:eastAsia="MS Mincho"/>
          <w:lang w:eastAsia="ja-JP"/>
        </w:rPr>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 xml:space="preserve">listens </w:t>
      </w:r>
      <w:r w:rsidR="005B004E">
        <w:rPr>
          <w:rFonts w:eastAsia="MS Mincho"/>
          <w:lang w:eastAsia="ja-JP"/>
        </w:rPr>
        <w:lastRenderedPageBreak/>
        <w:t>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2303C1">
        <w:rPr>
          <w:noProof/>
          <w:lang w:eastAsia="en-US" w:bidi="he-IL"/>
        </w:rPr>
        <w:drawing>
          <wp:inline distT="0" distB="0" distL="0" distR="0" wp14:anchorId="2B3D8600" wp14:editId="724A7361">
            <wp:extent cx="5338800" cy="37440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2" w:name="_Ref399693844"/>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4</w:t>
      </w:r>
      <w:r w:rsidR="00465E84">
        <w:rPr>
          <w:noProof/>
        </w:rPr>
        <w:fldChar w:fldCharType="end"/>
      </w:r>
      <w:bookmarkEnd w:id="22"/>
      <w:r>
        <w:t xml:space="preserve"> </w:t>
      </w:r>
      <w:r w:rsidRPr="00363617">
        <w:t>- SPEEDD Runtime - Event-Driven Architecture (Traffic Use Case)</w:t>
      </w:r>
    </w:p>
    <w:p w:rsidR="002303C1" w:rsidRDefault="002303C1" w:rsidP="002303C1">
      <w:pPr>
        <w:keepNext/>
      </w:pPr>
      <w:r>
        <w:rPr>
          <w:noProof/>
          <w:lang w:eastAsia="en-US" w:bidi="he-IL"/>
        </w:rPr>
        <w:lastRenderedPageBreak/>
        <w:drawing>
          <wp:inline distT="0" distB="0" distL="0" distR="0" wp14:anchorId="2D395816" wp14:editId="0BF5039C">
            <wp:extent cx="5335200" cy="34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5200" cy="34956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3" w:name="_Ref399693852"/>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5</w:t>
      </w:r>
      <w:r w:rsidR="00465E84">
        <w:rPr>
          <w:noProof/>
        </w:rPr>
        <w:fldChar w:fldCharType="end"/>
      </w:r>
      <w:bookmarkEnd w:id="23"/>
      <w:r>
        <w:t xml:space="preserve"> </w:t>
      </w:r>
      <w:r w:rsidRPr="004A6D7F">
        <w:t>- SPEEDD Runtime - Event-Driven Architecture (Credit Card Fraud Use Case)</w:t>
      </w:r>
    </w:p>
    <w:p w:rsidR="00E93AD1" w:rsidRPr="00E93AD1" w:rsidRDefault="00E93AD1" w:rsidP="00462E25">
      <w:pPr>
        <w:pStyle w:val="Heading3"/>
        <w:rPr>
          <w:lang w:eastAsia="ja-JP"/>
        </w:rPr>
      </w:pPr>
      <w:bookmarkStart w:id="24" w:name="_Ref400010233"/>
      <w:bookmarkStart w:id="25" w:name="_Ref400010250"/>
      <w:bookmarkStart w:id="26" w:name="_Toc400534480"/>
      <w:r w:rsidRPr="00E93AD1">
        <w:rPr>
          <w:lang w:eastAsia="ja-JP"/>
        </w:rPr>
        <w:t>Event Bus</w:t>
      </w:r>
      <w:bookmarkEnd w:id="24"/>
      <w:bookmarkEnd w:id="25"/>
      <w:bookmarkEnd w:id="26"/>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2"/>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CF7E29">
        <w:rPr>
          <w:rFonts w:eastAsia="MS Mincho" w:hint="cs"/>
          <w:cs/>
          <w:lang w:eastAsia="ja-JP"/>
        </w:rPr>
        <w:t>‎</w:t>
      </w:r>
      <w:r w:rsidR="00CF7E29">
        <w:rPr>
          <w:rFonts w:eastAsia="MS Mincho"/>
          <w:lang w:eastAsia="ja-JP"/>
        </w:rPr>
        <w:t>4.5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BF5B2D">
        <w:t xml:space="preserve">Table </w:t>
      </w:r>
      <w:r w:rsidR="00BF5B2D">
        <w:rPr>
          <w:rFonts w:hint="cs"/>
          <w:noProof/>
          <w:cs/>
        </w:rPr>
        <w:t>‎</w:t>
      </w:r>
      <w:r w:rsidR="00BF5B2D">
        <w:rPr>
          <w:noProof/>
        </w:rPr>
        <w:t>2</w:t>
      </w:r>
      <w:r w:rsidR="00BF5B2D">
        <w:t>.</w:t>
      </w:r>
      <w:r w:rsidR="00BF5B2D">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7" w:name="_Ref399943477"/>
      <w:proofErr w:type="gramStart"/>
      <w:r>
        <w:t xml:space="preserve">Table </w:t>
      </w:r>
      <w:r w:rsidR="007D3788">
        <w:fldChar w:fldCharType="begin"/>
      </w:r>
      <w:r w:rsidR="007D3788">
        <w:instrText xml:space="preserve"> STYLEREF 1 \s </w:instrText>
      </w:r>
      <w:r w:rsidR="007D3788">
        <w:fldChar w:fldCharType="separate"/>
      </w:r>
      <w:r>
        <w:rPr>
          <w:rFonts w:hint="cs"/>
          <w:noProof/>
          <w:cs/>
        </w:rPr>
        <w:t>‎</w:t>
      </w:r>
      <w:r>
        <w:rPr>
          <w:noProof/>
        </w:rPr>
        <w:t>2</w:t>
      </w:r>
      <w:r w:rsidR="007D3788">
        <w:rPr>
          <w:noProof/>
        </w:rPr>
        <w:fldChar w:fldCharType="end"/>
      </w:r>
      <w:r>
        <w:t>.</w:t>
      </w:r>
      <w:proofErr w:type="gramEnd"/>
      <w:r>
        <w:fldChar w:fldCharType="begin"/>
      </w:r>
      <w:r>
        <w:instrText xml:space="preserve"> SEQ Table \* ARABIC \s 1 </w:instrText>
      </w:r>
      <w:r>
        <w:fldChar w:fldCharType="separate"/>
      </w:r>
      <w:r>
        <w:rPr>
          <w:noProof/>
        </w:rPr>
        <w:t>1</w:t>
      </w:r>
      <w:r>
        <w:fldChar w:fldCharType="end"/>
      </w:r>
      <w:bookmarkEnd w:id="27"/>
      <w:r>
        <w:t xml:space="preserve"> - Kafka topics in SPEEDD event bus</w:t>
      </w:r>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proofErr w:type="spellStart"/>
            <w:r>
              <w:rPr>
                <w:rFonts w:eastAsia="MS Mincho"/>
                <w:lang w:eastAsia="ja-JP"/>
              </w:rPr>
              <w:t>speedd</w:t>
            </w:r>
            <w:proofErr w:type="spellEnd"/>
            <w:r>
              <w:rPr>
                <w:rFonts w:eastAsia="MS Mincho"/>
                <w:lang w:eastAsia="ja-JP"/>
              </w:rPr>
              <w:t>-in-events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proofErr w:type="spellStart"/>
            <w:r w:rsidRPr="00E1450C">
              <w:rPr>
                <w:rFonts w:eastAsia="MS Mincho"/>
                <w:lang w:eastAsia="ja-JP"/>
              </w:rPr>
              <w:t>speedd</w:t>
            </w:r>
            <w:proofErr w:type="spellEnd"/>
            <w:r w:rsidRPr="00E1450C">
              <w:rPr>
                <w:rFonts w:eastAsia="MS Mincho"/>
                <w:lang w:eastAsia="ja-JP"/>
              </w:rPr>
              <w:t>-out-events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lastRenderedPageBreak/>
              <w:t>speedd</w:t>
            </w:r>
            <w:proofErr w:type="spellEnd"/>
            <w:r>
              <w:rPr>
                <w:rFonts w:eastAsia="MS Mincho"/>
                <w:lang w:eastAsia="ja-JP"/>
              </w:rPr>
              <w:t>-actions-confirmed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w:t>
      </w:r>
      <w:proofErr w:type="spellStart"/>
      <w:r w:rsidR="00510170">
        <w:rPr>
          <w:rFonts w:eastAsia="MS Mincho"/>
          <w:lang w:eastAsia="ja-JP"/>
        </w:rPr>
        <w:t>speedd</w:t>
      </w:r>
      <w:proofErr w:type="spellEnd"/>
      <w:r w:rsidR="00510170">
        <w:rPr>
          <w:rFonts w:eastAsia="MS Mincho"/>
          <w:lang w:eastAsia="ja-JP"/>
        </w:rPr>
        <w:t>-in-events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r>
        <w:rPr>
          <w:lang w:eastAsia="ja-JP"/>
        </w:rPr>
        <w:t>Partitioning for the Traffic Use Case</w:t>
      </w:r>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r>
        <w:rPr>
          <w:lang w:eastAsia="ja-JP"/>
        </w:rPr>
        <w:t>Partitioning for the Credit Card Fraud Use Case</w:t>
      </w:r>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P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012FE9" w:rsidRDefault="00012FE9" w:rsidP="00B964F8">
      <w:pPr>
        <w:rPr>
          <w:rFonts w:eastAsia="MS Mincho"/>
          <w:lang w:eastAsia="ja-JP"/>
        </w:rPr>
      </w:pPr>
      <w:commentRangeStart w:id="28"/>
      <w:r>
        <w:rPr>
          <w:rFonts w:eastAsia="MS Mincho"/>
          <w:lang w:eastAsia="ja-JP"/>
        </w:rPr>
        <w:t>Persistence</w:t>
      </w:r>
    </w:p>
    <w:p w:rsidR="00012FE9" w:rsidRDefault="00012FE9" w:rsidP="00B964F8">
      <w:pPr>
        <w:rPr>
          <w:rFonts w:eastAsia="MS Mincho"/>
          <w:lang w:eastAsia="ja-JP"/>
        </w:rPr>
      </w:pPr>
      <w:r>
        <w:rPr>
          <w:rFonts w:eastAsia="MS Mincho"/>
          <w:lang w:eastAsia="ja-JP"/>
        </w:rPr>
        <w:t>Serialization format</w:t>
      </w:r>
    </w:p>
    <w:p w:rsidR="00C07AB2" w:rsidRDefault="00C07AB2" w:rsidP="00B964F8">
      <w:pPr>
        <w:rPr>
          <w:rFonts w:eastAsia="MS Mincho"/>
          <w:lang w:eastAsia="ja-JP"/>
        </w:rPr>
      </w:pPr>
      <w:r>
        <w:rPr>
          <w:rFonts w:eastAsia="MS Mincho"/>
          <w:lang w:eastAsia="ja-JP"/>
        </w:rPr>
        <w:t>Message schema</w:t>
      </w:r>
      <w:commentRangeEnd w:id="28"/>
      <w:r w:rsidR="00483808">
        <w:rPr>
          <w:rStyle w:val="CommentReference"/>
        </w:rPr>
        <w:commentReference w:id="28"/>
      </w:r>
    </w:p>
    <w:p w:rsidR="00E93AD1" w:rsidRPr="00E93AD1" w:rsidRDefault="00E93AD1" w:rsidP="00462E25">
      <w:pPr>
        <w:pStyle w:val="Heading3"/>
        <w:rPr>
          <w:lang w:eastAsia="ja-JP"/>
        </w:rPr>
      </w:pPr>
      <w:bookmarkStart w:id="29" w:name="_Toc400534481"/>
      <w:r w:rsidRPr="00E93AD1">
        <w:rPr>
          <w:lang w:eastAsia="ja-JP"/>
        </w:rPr>
        <w:lastRenderedPageBreak/>
        <w:t>Event/Data Providers</w:t>
      </w:r>
      <w:bookmarkEnd w:id="29"/>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w:t>
      </w:r>
      <w:proofErr w:type="spellStart"/>
      <w:r>
        <w:rPr>
          <w:rFonts w:eastAsia="MS Mincho"/>
          <w:lang w:eastAsia="ja-JP"/>
        </w:rPr>
        <w:t>speedd</w:t>
      </w:r>
      <w:proofErr w:type="spellEnd"/>
      <w:r>
        <w:rPr>
          <w:rFonts w:eastAsia="MS Mincho"/>
          <w:lang w:eastAsia="ja-JP"/>
        </w:rPr>
        <w:t xml:space="preserve">-in-events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t xml:space="preserve">Figure </w:t>
      </w:r>
      <w:r>
        <w:rPr>
          <w:rFonts w:hint="cs"/>
          <w:noProof/>
          <w:cs/>
        </w:rPr>
        <w:t>‎</w:t>
      </w:r>
      <w:r>
        <w:rPr>
          <w:noProof/>
        </w:rPr>
        <w:t>2</w:t>
      </w:r>
      <w:r>
        <w:t>.</w:t>
      </w:r>
      <w:r>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 xml:space="preserve">Traffic sensors – </w:t>
      </w:r>
      <w:commentRangeStart w:id="30"/>
      <w:r>
        <w:rPr>
          <w:lang w:eastAsia="ja-JP"/>
        </w:rPr>
        <w:t xml:space="preserve">magnetic wireless </w:t>
      </w:r>
      <w:proofErr w:type="spellStart"/>
      <w:r>
        <w:rPr>
          <w:lang w:eastAsia="ja-JP"/>
        </w:rPr>
        <w:t>Sensys</w:t>
      </w:r>
      <w:proofErr w:type="spellEnd"/>
      <w:r>
        <w:rPr>
          <w:lang w:eastAsia="ja-JP"/>
        </w:rPr>
        <w:t xml:space="preserve"> sensors buried in the road</w:t>
      </w:r>
      <w:commentRangeEnd w:id="30"/>
      <w:r>
        <w:rPr>
          <w:rStyle w:val="CommentReference"/>
        </w:rPr>
        <w:commentReference w:id="30"/>
      </w:r>
    </w:p>
    <w:p w:rsidR="002C38B7" w:rsidRDefault="002C38B7" w:rsidP="00065AEB">
      <w:pPr>
        <w:pStyle w:val="ListParagraph"/>
        <w:numPr>
          <w:ilvl w:val="0"/>
          <w:numId w:val="13"/>
        </w:numPr>
        <w:rPr>
          <w:lang w:eastAsia="ja-JP"/>
        </w:rPr>
      </w:pPr>
      <w:r>
        <w:rPr>
          <w:lang w:eastAsia="ja-JP"/>
        </w:rPr>
        <w:t xml:space="preserve">Micro-Simulator – </w:t>
      </w:r>
      <w:commentRangeStart w:id="31"/>
      <w:r>
        <w:rPr>
          <w:lang w:eastAsia="ja-JP"/>
        </w:rPr>
        <w:t>synthetic data generated by the micro-simulator</w:t>
      </w:r>
      <w:commentRangeEnd w:id="31"/>
      <w:r>
        <w:rPr>
          <w:rStyle w:val="CommentReference"/>
        </w:rPr>
        <w:commentReference w:id="31"/>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 xml:space="preserve">a producer API. The message data model and the format of the serialized representation are described in </w:t>
      </w:r>
      <w:commentRangeStart w:id="32"/>
      <w:r w:rsidR="0083001B">
        <w:rPr>
          <w:lang w:eastAsia="ja-JP"/>
        </w:rPr>
        <w:t>API and Integration part of this document</w:t>
      </w:r>
      <w:commentRangeEnd w:id="32"/>
      <w:r w:rsidR="0083001B">
        <w:rPr>
          <w:rStyle w:val="CommentReference"/>
        </w:rPr>
        <w:commentReference w:id="32"/>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3"/>
      </w:r>
    </w:p>
    <w:p w:rsidR="0045590F" w:rsidRDefault="0045590F" w:rsidP="00A92E94">
      <w:pPr>
        <w:pStyle w:val="ListParagraph"/>
        <w:numPr>
          <w:ilvl w:val="0"/>
          <w:numId w:val="14"/>
        </w:numPr>
        <w:rPr>
          <w:lang w:eastAsia="ja-JP"/>
        </w:rPr>
      </w:pPr>
      <w:r>
        <w:rPr>
          <w:lang w:eastAsia="ja-JP"/>
        </w:rPr>
        <w:t>Micro</w:t>
      </w:r>
      <w:r w:rsidR="00A92E94">
        <w:rPr>
          <w:lang w:eastAsia="ja-JP"/>
        </w:rPr>
        <w:t>-</w:t>
      </w:r>
      <w:proofErr w:type="spellStart"/>
      <w:r w:rsidR="00A92E94">
        <w:rPr>
          <w:lang w:eastAsia="ja-JP"/>
        </w:rPr>
        <w:t>s</w:t>
      </w:r>
      <w:r>
        <w:rPr>
          <w:lang w:eastAsia="ja-JP"/>
        </w:rPr>
        <w:t>im</w:t>
      </w:r>
      <w:proofErr w:type="spellEnd"/>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A46ABF">
        <w:t xml:space="preserve">Figure </w:t>
      </w:r>
      <w:r w:rsidR="00A46ABF">
        <w:rPr>
          <w:rFonts w:hint="cs"/>
          <w:noProof/>
          <w:cs/>
        </w:rPr>
        <w:t>‎</w:t>
      </w:r>
      <w:r w:rsidR="00A46ABF">
        <w:rPr>
          <w:noProof/>
        </w:rPr>
        <w:t>2</w:t>
      </w:r>
      <w:r w:rsidR="00A46ABF">
        <w:t>.</w:t>
      </w:r>
      <w:r w:rsidR="00A46ABF">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 xml:space="preserve">from </w:t>
      </w:r>
      <w:proofErr w:type="spellStart"/>
      <w:r w:rsidR="00142DF5">
        <w:rPr>
          <w:lang w:eastAsia="ja-JP"/>
        </w:rPr>
        <w:t>FeedZai</w:t>
      </w:r>
      <w:proofErr w:type="spellEnd"/>
      <w:r w:rsidR="00142DF5">
        <w:rPr>
          <w:lang w:eastAsia="ja-JP"/>
        </w:rPr>
        <w:t xml:space="preserve">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 xml:space="preserve">The data model and the format of the messages are described in in </w:t>
      </w:r>
      <w:commentRangeStart w:id="33"/>
      <w:r>
        <w:rPr>
          <w:lang w:eastAsia="ja-JP"/>
        </w:rPr>
        <w:t>API and Integration part of this document</w:t>
      </w:r>
      <w:commentRangeEnd w:id="33"/>
      <w:r>
        <w:rPr>
          <w:rStyle w:val="CommentReference"/>
        </w:rPr>
        <w:commentReference w:id="33"/>
      </w:r>
      <w:r>
        <w:rPr>
          <w:lang w:eastAsia="ja-JP"/>
        </w:rPr>
        <w:t>.</w:t>
      </w:r>
    </w:p>
    <w:p w:rsidR="00E93AD1" w:rsidRPr="00E93AD1" w:rsidRDefault="00E93AD1" w:rsidP="00462E25">
      <w:pPr>
        <w:pStyle w:val="Heading3"/>
        <w:rPr>
          <w:lang w:eastAsia="ja-JP"/>
        </w:rPr>
      </w:pPr>
      <w:bookmarkStart w:id="34" w:name="_Toc400534482"/>
      <w:r w:rsidRPr="00E93AD1">
        <w:rPr>
          <w:lang w:eastAsia="ja-JP"/>
        </w:rPr>
        <w:lastRenderedPageBreak/>
        <w:t>Action Consumption – Actuators/Connectors</w:t>
      </w:r>
      <w:bookmarkEnd w:id="34"/>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 xml:space="preserve">actions are represented as outbound events and are available to every interested party to receive and process them. The actuators connectors are interface points in SPEEDD architecture responsible for listening on the </w:t>
      </w:r>
      <w:proofErr w:type="spellStart"/>
      <w:r w:rsidR="004137E2">
        <w:rPr>
          <w:rFonts w:eastAsia="MS Mincho"/>
          <w:lang w:eastAsia="ja-JP"/>
        </w:rPr>
        <w:t>speedd</w:t>
      </w:r>
      <w:proofErr w:type="spellEnd"/>
      <w:r w:rsidR="004137E2">
        <w:rPr>
          <w:rFonts w:eastAsia="MS Mincho"/>
          <w:lang w:eastAsia="ja-JP"/>
        </w:rPr>
        <w:t>-actions-confirmed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 xml:space="preserve">As mentioned above, it is not planned to connect SPEEDD prototype to the traffic operational systems running in production mode. Instead, </w:t>
      </w:r>
      <w:proofErr w:type="gramStart"/>
      <w:r>
        <w:rPr>
          <w:lang w:eastAsia="ja-JP"/>
        </w:rPr>
        <w:t>the detect</w:t>
      </w:r>
      <w:proofErr w:type="gramEnd"/>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 xml:space="preserve">as part of </w:t>
      </w:r>
      <w:commentRangeStart w:id="35"/>
      <w:r w:rsidR="00C7652B">
        <w:rPr>
          <w:lang w:eastAsia="ja-JP"/>
        </w:rPr>
        <w:t>WP8</w:t>
      </w:r>
      <w:commentRangeEnd w:id="35"/>
      <w:r w:rsidR="00C7652B">
        <w:rPr>
          <w:rStyle w:val="CommentReference"/>
        </w:rPr>
        <w:commentReference w:id="35"/>
      </w:r>
      <w:r w:rsidR="00C7652B">
        <w:rPr>
          <w:lang w:eastAsia="ja-JP"/>
        </w:rPr>
        <w:t>.</w:t>
      </w:r>
      <w:r w:rsidR="009D48F4">
        <w:rPr>
          <w:lang w:eastAsia="ja-JP"/>
        </w:rPr>
        <w:t xml:space="preserve"> The traffic actuator connector will listen on the outbound action events (</w:t>
      </w:r>
      <w:proofErr w:type="spellStart"/>
      <w:r w:rsidR="009D48F4">
        <w:rPr>
          <w:lang w:eastAsia="ja-JP"/>
        </w:rPr>
        <w:t>speedd</w:t>
      </w:r>
      <w:proofErr w:type="spellEnd"/>
      <w:r w:rsidR="009D48F4">
        <w:rPr>
          <w:lang w:eastAsia="ja-JP"/>
        </w:rPr>
        <w:t xml:space="preserve">-actions-confirmed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6" w:name="_Toc399700452"/>
      <w:bookmarkStart w:id="37" w:name="_Toc400534483"/>
      <w:r w:rsidRPr="00E93AD1">
        <w:rPr>
          <w:lang w:eastAsia="ja-JP"/>
        </w:rPr>
        <w:t>Complex Event Processor</w:t>
      </w:r>
      <w:bookmarkEnd w:id="36"/>
      <w:bookmarkEnd w:id="37"/>
    </w:p>
    <w:p w:rsidR="00C347BE" w:rsidRDefault="00117719" w:rsidP="00C347BE">
      <w:pPr>
        <w:pStyle w:val="Body"/>
        <w:keepNext/>
      </w:pPr>
      <w:r w:rsidRPr="00C57555">
        <w:rPr>
          <w:rFonts w:asciiTheme="minorHAnsi" w:hAnsiTheme="minorHAnsi"/>
          <w:b/>
          <w:noProof/>
          <w:sz w:val="22"/>
          <w:szCs w:val="22"/>
        </w:rPr>
        <w:drawing>
          <wp:inline distT="0" distB="0" distL="0" distR="0" wp14:anchorId="344BDFE5" wp14:editId="5DD91EAB">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8" w:name="_Ref400367988"/>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6</w:t>
      </w:r>
      <w:r w:rsidR="00465E84">
        <w:rPr>
          <w:noProof/>
        </w:rPr>
        <w:fldChar w:fldCharType="end"/>
      </w:r>
      <w:bookmarkEnd w:id="38"/>
      <w:r>
        <w:t xml:space="preserve"> - </w:t>
      </w:r>
      <w:r w:rsidRPr="00115BC9">
        <w:t>Proton Au</w:t>
      </w:r>
      <w:r>
        <w:t>thoring Tool and Runtime Engine</w:t>
      </w:r>
    </w:p>
    <w:p w:rsidR="00117719" w:rsidRDefault="00117719" w:rsidP="00117719">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 xml:space="preserve">IBM Proactive Technology </w:t>
      </w:r>
      <w:proofErr w:type="gramStart"/>
      <w:r w:rsidRPr="00EC5565">
        <w:rPr>
          <w:rFonts w:asciiTheme="minorHAnsi" w:hAnsiTheme="minorHAnsi"/>
          <w:b/>
          <w:bCs/>
          <w:sz w:val="22"/>
          <w:szCs w:val="22"/>
        </w:rPr>
        <w:t>On</w:t>
      </w:r>
      <w:proofErr w:type="gramEnd"/>
      <w:r w:rsidRPr="00EC5565">
        <w:rPr>
          <w:rFonts w:asciiTheme="minorHAnsi" w:hAnsiTheme="minorHAnsi"/>
          <w:b/>
          <w:bCs/>
          <w:sz w:val="22"/>
          <w:szCs w:val="22"/>
        </w:rPr>
        <w:t xml:space="preserve"> 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w:t>
      </w:r>
      <w:r w:rsidRPr="00EC5565">
        <w:rPr>
          <w:rFonts w:asciiTheme="minorHAnsi" w:hAnsiTheme="minorHAnsi"/>
          <w:sz w:val="22"/>
          <w:szCs w:val="22"/>
        </w:rPr>
        <w:lastRenderedPageBreak/>
        <w:t xml:space="preserve">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27423D">
        <w:t xml:space="preserve">Figure </w:t>
      </w:r>
      <w:r w:rsidR="0027423D">
        <w:rPr>
          <w:rFonts w:hint="cs"/>
          <w:noProof/>
          <w:cs/>
        </w:rPr>
        <w:t>‎</w:t>
      </w:r>
      <w:r w:rsidR="0027423D">
        <w:rPr>
          <w:noProof/>
        </w:rPr>
        <w:t>2</w:t>
      </w:r>
      <w:r w:rsidR="0027423D">
        <w:t>.</w:t>
      </w:r>
      <w:r w:rsidR="0027423D">
        <w:rPr>
          <w:noProof/>
        </w:rPr>
        <w:t>6</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lastRenderedPageBreak/>
        <w:t>High-level Architecture</w:t>
      </w:r>
    </w:p>
    <w:p w:rsidR="000C2CEF" w:rsidRDefault="00117719" w:rsidP="000C2CEF">
      <w:pPr>
        <w:keepNext/>
      </w:pPr>
      <w:r>
        <w:rPr>
          <w:noProof/>
          <w:lang w:eastAsia="en-US" w:bidi="he-IL"/>
        </w:rPr>
        <w:drawing>
          <wp:inline distT="0" distB="0" distL="0" distR="0" wp14:anchorId="4A9DFBF4" wp14:editId="29D7AF96">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9" w:name="_Ref400370071"/>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7</w:t>
      </w:r>
      <w:r w:rsidR="00465E84">
        <w:rPr>
          <w:noProof/>
        </w:rPr>
        <w:fldChar w:fldCharType="end"/>
      </w:r>
      <w:bookmarkEnd w:id="39"/>
      <w:r>
        <w:t xml:space="preserve"> - </w:t>
      </w:r>
      <w:r w:rsidRPr="009824DD">
        <w:t>Proton Runtime and external systems</w:t>
      </w:r>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513EBF">
        <w:t xml:space="preserve">Figure </w:t>
      </w:r>
      <w:r w:rsidR="00513EBF">
        <w:rPr>
          <w:rFonts w:hint="cs"/>
          <w:noProof/>
          <w:cs/>
        </w:rPr>
        <w:t>‎</w:t>
      </w:r>
      <w:r w:rsidR="00513EBF">
        <w:rPr>
          <w:noProof/>
        </w:rPr>
        <w:t>2</w:t>
      </w:r>
      <w:r w:rsidR="00513EBF">
        <w:t>.</w:t>
      </w:r>
      <w:r w:rsidR="00513EBF">
        <w:rPr>
          <w:noProof/>
        </w:rPr>
        <w:t>7</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lastRenderedPageBreak/>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t>Proton component architecture</w:t>
      </w:r>
    </w:p>
    <w:p w:rsidR="000F7389" w:rsidRDefault="00117719" w:rsidP="000F7389">
      <w:pPr>
        <w:keepNext/>
      </w:pPr>
      <w:r w:rsidRPr="009C0869">
        <w:rPr>
          <w:noProof/>
          <w:lang w:eastAsia="en-US" w:bidi="he-IL"/>
        </w:rPr>
        <w:drawing>
          <wp:inline distT="0" distB="0" distL="0" distR="0" wp14:anchorId="3AE71A96" wp14:editId="4EF3C641">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40" w:name="_Ref400370198"/>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8</w:t>
      </w:r>
      <w:r w:rsidR="00465E84">
        <w:rPr>
          <w:noProof/>
        </w:rPr>
        <w:fldChar w:fldCharType="end"/>
      </w:r>
      <w:bookmarkEnd w:id="40"/>
      <w:r>
        <w:t xml:space="preserve"> - </w:t>
      </w:r>
      <w:r w:rsidRPr="006B1E95">
        <w:t>Proton components</w:t>
      </w:r>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624F71">
        <w:t xml:space="preserve">Figure </w:t>
      </w:r>
      <w:r w:rsidR="00624F71">
        <w:rPr>
          <w:rFonts w:hint="cs"/>
          <w:noProof/>
          <w:cs/>
        </w:rPr>
        <w:t>‎</w:t>
      </w:r>
      <w:r w:rsidR="00624F71">
        <w:rPr>
          <w:noProof/>
        </w:rPr>
        <w:t>2</w:t>
      </w:r>
      <w:r w:rsidR="00624F71">
        <w:t>.</w:t>
      </w:r>
      <w:r w:rsidR="00624F71">
        <w:rPr>
          <w:noProof/>
        </w:rPr>
        <w:t>8</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78EA0322" wp14:editId="448721FE">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41" w:name="_Ref400370339"/>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9</w:t>
      </w:r>
      <w:r w:rsidR="00465E84">
        <w:rPr>
          <w:noProof/>
        </w:rPr>
        <w:fldChar w:fldCharType="end"/>
      </w:r>
      <w:bookmarkEnd w:id="41"/>
      <w:r>
        <w:t xml:space="preserve"> - Architecture of </w:t>
      </w:r>
      <w:r w:rsidRPr="00AC30BF">
        <w:t>Proton on STORM</w:t>
      </w:r>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332793">
        <w:t xml:space="preserve">Figure </w:t>
      </w:r>
      <w:r w:rsidR="00332793">
        <w:rPr>
          <w:rFonts w:hint="cs"/>
          <w:noProof/>
          <w:cs/>
        </w:rPr>
        <w:t>‎</w:t>
      </w:r>
      <w:r w:rsidR="00332793">
        <w:rPr>
          <w:noProof/>
        </w:rPr>
        <w:t>2</w:t>
      </w:r>
      <w:r w:rsidR="00332793">
        <w:t>.</w:t>
      </w:r>
      <w:r w:rsidR="00332793">
        <w:rPr>
          <w:noProof/>
        </w:rPr>
        <w:t>9</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462E25">
      <w:pPr>
        <w:pStyle w:val="Heading3"/>
        <w:rPr>
          <w:lang w:eastAsia="ja-JP"/>
        </w:rPr>
      </w:pPr>
      <w:bookmarkStart w:id="42" w:name="_Toc400534484"/>
      <w:r w:rsidRPr="00E93AD1">
        <w:rPr>
          <w:lang w:eastAsia="ja-JP"/>
        </w:rPr>
        <w:t>Decision Management</w:t>
      </w:r>
      <w:bookmarkEnd w:id="42"/>
    </w:p>
    <w:p w:rsidR="00E93AD1" w:rsidRPr="00E93AD1" w:rsidRDefault="00E93AD1" w:rsidP="00E93AD1">
      <w:pPr>
        <w:rPr>
          <w:rFonts w:eastAsia="MS Mincho"/>
          <w:lang w:eastAsia="ja-JP"/>
        </w:rPr>
      </w:pPr>
      <w:commentRangeStart w:id="43"/>
      <w:r w:rsidRPr="00E93AD1">
        <w:rPr>
          <w:rFonts w:eastAsia="MS Mincho"/>
          <w:lang w:eastAsia="ja-JP"/>
        </w:rPr>
        <w:t>Architecture of the decision management component(s), approaches, issues, etc. Possibly discuss separately the design for every use case.</w:t>
      </w:r>
      <w:commentRangeEnd w:id="43"/>
      <w:r w:rsidR="00CC3D46">
        <w:rPr>
          <w:rStyle w:val="CommentReference"/>
        </w:rPr>
        <w:commentReference w:id="43"/>
      </w:r>
    </w:p>
    <w:p w:rsidR="00E93AD1" w:rsidRPr="00E93AD1" w:rsidRDefault="00E93AD1" w:rsidP="00462E25">
      <w:pPr>
        <w:pStyle w:val="Heading3"/>
        <w:rPr>
          <w:lang w:eastAsia="ja-JP"/>
        </w:rPr>
      </w:pPr>
      <w:bookmarkStart w:id="44" w:name="_Toc400534485"/>
      <w:r w:rsidRPr="00E93AD1">
        <w:rPr>
          <w:lang w:eastAsia="ja-JP"/>
        </w:rPr>
        <w:t>Dashboard application</w:t>
      </w:r>
      <w:bookmarkEnd w:id="44"/>
    </w:p>
    <w:p w:rsidR="00800A3A" w:rsidRPr="001D4F69" w:rsidRDefault="00800A3A" w:rsidP="00C215C3">
      <w:pPr>
        <w:jc w:val="both"/>
        <w:rPr>
          <w:lang w:val="en-GB"/>
        </w:rPr>
      </w:pPr>
      <w:bookmarkStart w:id="45"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C215C3">
        <w:t xml:space="preserve">Figure </w:t>
      </w:r>
      <w:r w:rsidR="00C215C3">
        <w:rPr>
          <w:rFonts w:hint="cs"/>
          <w:noProof/>
          <w:cs/>
        </w:rPr>
        <w:t>‎</w:t>
      </w:r>
      <w:r w:rsidR="00C215C3">
        <w:rPr>
          <w:noProof/>
        </w:rPr>
        <w:t>2</w:t>
      </w:r>
      <w:r w:rsidR="00C215C3">
        <w:t>.</w:t>
      </w:r>
      <w:r w:rsidR="00C215C3">
        <w:rPr>
          <w:noProof/>
        </w:rPr>
        <w:t>10</w:t>
      </w:r>
      <w:r w:rsidR="00C215C3">
        <w:rPr>
          <w:b/>
          <w:lang w:val="en-GB"/>
        </w:rPr>
        <w:fldChar w:fldCharType="end"/>
      </w:r>
      <w:r>
        <w:rPr>
          <w:lang w:val="en-GB"/>
        </w:rPr>
        <w:t>.</w:t>
      </w:r>
    </w:p>
    <w:p w:rsidR="00327B5F" w:rsidRDefault="00800A3A"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05pt;height:320.3pt" o:ole="">
            <v:imagedata r:id="rId23" o:title=""/>
          </v:shape>
          <o:OLEObject Type="Embed" ProgID="Visio.Drawing.11" ShapeID="_x0000_i1025" DrawAspect="Content" ObjectID="_1474276336" r:id="rId24"/>
        </w:object>
      </w:r>
    </w:p>
    <w:p w:rsidR="00800A3A" w:rsidRDefault="00327B5F" w:rsidP="00327B5F">
      <w:pPr>
        <w:pStyle w:val="Caption"/>
        <w:jc w:val="both"/>
        <w:rPr>
          <w:lang w:val="en-GB"/>
        </w:rPr>
      </w:pPr>
      <w:bookmarkStart w:id="46" w:name="_Ref400462337"/>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10</w:t>
      </w:r>
      <w:r w:rsidR="00465E84">
        <w:rPr>
          <w:noProof/>
        </w:rPr>
        <w:fldChar w:fldCharType="end"/>
      </w:r>
      <w:bookmarkEnd w:id="46"/>
      <w:r>
        <w:t xml:space="preserve"> - </w:t>
      </w:r>
      <w:r w:rsidRPr="004F1B9F">
        <w:t>Dashboard Architecture</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 xml:space="preserve">erver is built using the Express web application framework for Node.js.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proofErr w:type="spellStart"/>
      <w:r w:rsidRPr="00CD3FB5">
        <w:rPr>
          <w:i/>
          <w:lang w:val="en-GB"/>
        </w:rPr>
        <w:t>speedd</w:t>
      </w:r>
      <w:proofErr w:type="spellEnd"/>
      <w:r w:rsidRPr="00CD3FB5">
        <w:rPr>
          <w:i/>
          <w:lang w:val="en-GB"/>
        </w:rPr>
        <w:t>-in-events</w:t>
      </w:r>
      <w:r w:rsidRPr="001D4F69">
        <w:rPr>
          <w:lang w:val="en-GB"/>
        </w:rPr>
        <w:t xml:space="preserve">, </w:t>
      </w:r>
      <w:proofErr w:type="spellStart"/>
      <w:r w:rsidRPr="00CD3FB5">
        <w:rPr>
          <w:i/>
          <w:lang w:val="en-GB"/>
        </w:rPr>
        <w:t>speedd</w:t>
      </w:r>
      <w:proofErr w:type="spellEnd"/>
      <w:r w:rsidRPr="00CD3FB5">
        <w:rPr>
          <w:i/>
          <w:lang w:val="en-GB"/>
        </w:rPr>
        <w:t>-out-events</w:t>
      </w:r>
      <w:r w:rsidRPr="001D4F69">
        <w:rPr>
          <w:lang w:val="en-GB"/>
        </w:rPr>
        <w:t xml:space="preserve"> and </w:t>
      </w:r>
      <w:proofErr w:type="spellStart"/>
      <w:r w:rsidRPr="00CD3FB5">
        <w:rPr>
          <w:i/>
          <w:lang w:val="en-GB"/>
        </w:rPr>
        <w:t>speedd</w:t>
      </w:r>
      <w:proofErr w:type="spellEnd"/>
      <w:r w:rsidRPr="00CD3FB5">
        <w:rPr>
          <w:i/>
          <w:lang w:val="en-GB"/>
        </w:rPr>
        <w:t>-actions</w:t>
      </w:r>
      <w:r w:rsidRPr="001D4F69">
        <w:rPr>
          <w:lang w:val="en-GB"/>
        </w:rPr>
        <w:t xml:space="preserve">. The producer broadcasts messages under the topic </w:t>
      </w:r>
      <w:proofErr w:type="spellStart"/>
      <w:r w:rsidRPr="0030211C">
        <w:rPr>
          <w:i/>
          <w:lang w:val="en-GB"/>
        </w:rPr>
        <w:t>speedd</w:t>
      </w:r>
      <w:proofErr w:type="spellEnd"/>
      <w:r w:rsidRPr="0030211C">
        <w:rPr>
          <w:i/>
          <w:lang w:val="en-GB"/>
        </w:rPr>
        <w:t>-actions-confirmed</w:t>
      </w:r>
      <w:r w:rsidRPr="001D4F69">
        <w:rPr>
          <w:lang w:val="en-GB"/>
        </w:rPr>
        <w:t>. For more details on the SPE</w:t>
      </w:r>
      <w:r>
        <w:rPr>
          <w:lang w:val="en-GB"/>
        </w:rPr>
        <w:t>E</w:t>
      </w:r>
      <w:r w:rsidRPr="001D4F69">
        <w:rPr>
          <w:lang w:val="en-GB"/>
        </w:rPr>
        <w:t xml:space="preserve">DD Kafka topics see section 2.4.1. Both the Kafka </w:t>
      </w:r>
      <w:r w:rsidRPr="001D4F69">
        <w:rPr>
          <w:lang w:val="en-GB"/>
        </w:rPr>
        <w:lastRenderedPageBreak/>
        <w:t xml:space="preserve">consumer and producer are implemented using the </w:t>
      </w:r>
      <w:proofErr w:type="spellStart"/>
      <w:r w:rsidRPr="001D4F69">
        <w:rPr>
          <w:lang w:val="en-GB"/>
        </w:rPr>
        <w:t>npm</w:t>
      </w:r>
      <w:proofErr w:type="spellEnd"/>
      <w:r w:rsidRPr="001D4F69">
        <w:rPr>
          <w:lang w:val="en-GB"/>
        </w:rPr>
        <w:t xml:space="preserve"> (node package manager) module ‘</w:t>
      </w:r>
      <w:proofErr w:type="spellStart"/>
      <w:r w:rsidRPr="001D4F69">
        <w:rPr>
          <w:lang w:val="en-GB"/>
        </w:rPr>
        <w:t>kafka</w:t>
      </w:r>
      <w:proofErr w:type="spellEnd"/>
      <w:r w:rsidRPr="001D4F69">
        <w:rPr>
          <w:lang w:val="en-GB"/>
        </w:rPr>
        <w:t xml:space="preserve">-node’, a Node.js client with Zookeeper integration for apache Kafka. </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signs, lanes, etc.), current events identified by the Complex Event Processing (CEP) module and displays of the automated control events produced by the Decision Management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predict</w:t>
      </w:r>
      <w:r>
        <w:rPr>
          <w:lang w:val="en-GB"/>
        </w:rPr>
        <w:t>ing</w:t>
      </w:r>
      <w:r w:rsidRPr="001D4F69">
        <w:rPr>
          <w:lang w:val="en-GB"/>
        </w:rPr>
        <w:t xml:space="preserve"> 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t xml:space="preserve">Figure </w:t>
      </w:r>
      <w:r>
        <w:rPr>
          <w:rFonts w:hint="cs"/>
          <w:noProof/>
          <w:cs/>
        </w:rPr>
        <w:t>‎</w:t>
      </w:r>
      <w:r>
        <w:rPr>
          <w:noProof/>
        </w:rPr>
        <w:t>2</w:t>
      </w:r>
      <w:r>
        <w:t>.</w:t>
      </w:r>
      <w:r>
        <w:rPr>
          <w:noProof/>
        </w:rPr>
        <w:t>11</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 xml:space="preserve">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 a </w:t>
      </w:r>
      <w:proofErr w:type="spellStart"/>
      <w:r w:rsidR="00800A3A">
        <w:rPr>
          <w:lang w:val="en-GB"/>
        </w:rPr>
        <w:t>Javascript</w:t>
      </w:r>
      <w:proofErr w:type="spellEnd"/>
      <w:r w:rsidR="00800A3A">
        <w:rPr>
          <w:lang w:val="en-GB"/>
        </w:rPr>
        <w:t xml:space="preserve"> library that enables the update of DOM elements as soon as corresponding data are received from the server. The server-client communication is implemented through SSE (server-sent events), standardized as part of HTML5 while confirmed user actions are sent to the server through an </w:t>
      </w:r>
      <w:proofErr w:type="spellStart"/>
      <w:r w:rsidR="00800A3A">
        <w:rPr>
          <w:lang w:val="en-GB"/>
        </w:rPr>
        <w:t>XMLhttpRequest</w:t>
      </w:r>
      <w:proofErr w:type="spellEnd"/>
      <w:r w:rsidR="00800A3A">
        <w:rPr>
          <w:lang w:val="en-GB"/>
        </w:rPr>
        <w:t xml:space="preserve">. </w:t>
      </w:r>
    </w:p>
    <w:p w:rsidR="00800A3A" w:rsidRPr="001D4F69"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6F6501">
        <w:t xml:space="preserve">Figure </w:t>
      </w:r>
      <w:r w:rsidR="006F6501">
        <w:rPr>
          <w:rFonts w:hint="cs"/>
          <w:noProof/>
          <w:cs/>
        </w:rPr>
        <w:t>‎</w:t>
      </w:r>
      <w:r w:rsidR="006F6501">
        <w:rPr>
          <w:noProof/>
        </w:rPr>
        <w:t>2</w:t>
      </w:r>
      <w:r w:rsidR="006F6501">
        <w:t>.</w:t>
      </w:r>
      <w:r w:rsidR="006F6501">
        <w:rPr>
          <w:noProof/>
        </w:rPr>
        <w:t>11</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suggestions.</w:t>
      </w:r>
    </w:p>
    <w:p w:rsidR="002C67A8" w:rsidRDefault="00800A3A" w:rsidP="002C67A8">
      <w:pPr>
        <w:keepNext/>
        <w:jc w:val="both"/>
      </w:pPr>
      <w:r>
        <w:object w:dxaOrig="14146" w:dyaOrig="11341">
          <v:shape id="_x0000_i1026" type="#_x0000_t75" style="width:451.05pt;height:361.6pt" o:ole="">
            <v:imagedata r:id="rId25" o:title=""/>
          </v:shape>
          <o:OLEObject Type="Embed" ProgID="Visio.Drawing.15" ShapeID="_x0000_i1026" DrawAspect="Content" ObjectID="_1474276337" r:id="rId26"/>
        </w:object>
      </w:r>
    </w:p>
    <w:p w:rsidR="00800A3A" w:rsidRDefault="002C67A8" w:rsidP="002C67A8">
      <w:pPr>
        <w:pStyle w:val="Caption"/>
        <w:jc w:val="both"/>
      </w:pPr>
      <w:bookmarkStart w:id="47" w:name="_Ref400462394"/>
      <w:r>
        <w:t xml:space="preserve">Figure </w:t>
      </w:r>
      <w:r w:rsidR="00465E84">
        <w:fldChar w:fldCharType="begin"/>
      </w:r>
      <w:r w:rsidR="00465E84">
        <w:instrText xml:space="preserve"> STYLEREF 1 \s </w:instrText>
      </w:r>
      <w:r w:rsidR="00465E84">
        <w:fldChar w:fldCharType="separate"/>
      </w:r>
      <w:r>
        <w:rPr>
          <w:rFonts w:hint="cs"/>
          <w:noProof/>
          <w:cs/>
        </w:rPr>
        <w:t>‎</w:t>
      </w:r>
      <w:r>
        <w:rPr>
          <w:noProof/>
        </w:rPr>
        <w:t>2</w:t>
      </w:r>
      <w:r w:rsidR="00465E84">
        <w:rPr>
          <w:noProof/>
        </w:rPr>
        <w:fldChar w:fldCharType="end"/>
      </w:r>
      <w:r>
        <w:t>.</w:t>
      </w:r>
      <w:r w:rsidR="00465E84">
        <w:fldChar w:fldCharType="begin"/>
      </w:r>
      <w:r w:rsidR="00465E84">
        <w:instrText xml:space="preserve"> SEQ Figure \* ARABIC \s 1 </w:instrText>
      </w:r>
      <w:r w:rsidR="00465E84">
        <w:fldChar w:fldCharType="separate"/>
      </w:r>
      <w:r>
        <w:rPr>
          <w:noProof/>
        </w:rPr>
        <w:t>11</w:t>
      </w:r>
      <w:r w:rsidR="00465E84">
        <w:rPr>
          <w:noProof/>
        </w:rPr>
        <w:fldChar w:fldCharType="end"/>
      </w:r>
      <w:bookmarkEnd w:id="47"/>
      <w:r>
        <w:t xml:space="preserve"> - User Interface</w:t>
      </w:r>
    </w:p>
    <w:p w:rsidR="00E93AD1" w:rsidRPr="00E93AD1" w:rsidRDefault="00E93AD1" w:rsidP="00462E25">
      <w:pPr>
        <w:pStyle w:val="Heading2"/>
        <w:rPr>
          <w:lang w:eastAsia="ja-JP"/>
        </w:rPr>
      </w:pPr>
      <w:bookmarkStart w:id="48" w:name="_Toc400534486"/>
      <w:r w:rsidRPr="00E93AD1">
        <w:rPr>
          <w:lang w:eastAsia="ja-JP"/>
        </w:rPr>
        <w:t>Build-Time Architecture</w:t>
      </w:r>
      <w:bookmarkEnd w:id="45"/>
      <w:bookmarkEnd w:id="48"/>
    </w:p>
    <w:p w:rsidR="00E93AD1" w:rsidRDefault="00E27312" w:rsidP="00E93AD1">
      <w:pPr>
        <w:rPr>
          <w:rFonts w:eastAsia="MS Mincho"/>
          <w:lang w:eastAsia="ja-JP"/>
        </w:rPr>
      </w:pPr>
      <w:r>
        <w:rPr>
          <w:rFonts w:eastAsia="MS Mincho"/>
          <w:lang w:eastAsia="ja-JP"/>
        </w:rPr>
        <w:t xml:space="preserve">The conceptual view of the build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6</w:t>
      </w:r>
      <w:r>
        <w:rPr>
          <w:rFonts w:eastAsia="MS Mincho"/>
          <w:lang w:eastAsia="ja-JP"/>
        </w:rPr>
        <w:fldChar w:fldCharType="end"/>
      </w:r>
      <w:r>
        <w:rPr>
          <w:rFonts w:eastAsia="MS Mincho"/>
          <w:lang w:eastAsia="ja-JP"/>
        </w:rPr>
        <w:t xml:space="preserve">. The goal of the build time is to provide </w:t>
      </w:r>
    </w:p>
    <w:p w:rsidR="00486AF9" w:rsidRDefault="00BD5D61" w:rsidP="00486AF9">
      <w:pPr>
        <w:keepNext/>
      </w:pPr>
      <w:r>
        <w:rPr>
          <w:rFonts w:eastAsia="MS Mincho"/>
          <w:noProof/>
          <w:lang w:eastAsia="en-US" w:bidi="he-IL"/>
        </w:rPr>
        <w:lastRenderedPageBreak/>
        <w:drawing>
          <wp:inline distT="0" distB="0" distL="0" distR="0" wp14:anchorId="5996068D" wp14:editId="6B862769">
            <wp:extent cx="6010275" cy="2287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4682" cy="2289641"/>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49" w:name="_Ref400037388"/>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12</w:t>
      </w:r>
      <w:r w:rsidR="00465E84">
        <w:rPr>
          <w:noProof/>
        </w:rPr>
        <w:fldChar w:fldCharType="end"/>
      </w:r>
      <w:bookmarkEnd w:id="49"/>
      <w:r>
        <w:t xml:space="preserve"> - SPEEDD Build Time Architecture</w:t>
      </w:r>
    </w:p>
    <w:p w:rsidR="00E93AD1" w:rsidRDefault="00E93AD1" w:rsidP="00462E25">
      <w:pPr>
        <w:pStyle w:val="Heading3"/>
        <w:rPr>
          <w:lang w:eastAsia="ja-JP"/>
        </w:rPr>
      </w:pPr>
      <w:bookmarkStart w:id="50" w:name="_Toc400534487"/>
      <w:r w:rsidRPr="00E93AD1">
        <w:rPr>
          <w:lang w:eastAsia="ja-JP"/>
        </w:rPr>
        <w:t>Event Pattern Mining</w:t>
      </w:r>
      <w:bookmarkEnd w:id="50"/>
    </w:p>
    <w:p w:rsidR="00E93AD1" w:rsidRPr="00E93AD1" w:rsidRDefault="00791256" w:rsidP="00A70562">
      <w:pPr>
        <w:rPr>
          <w:rFonts w:eastAsia="MS Mincho"/>
          <w:lang w:eastAsia="ja-JP"/>
        </w:rPr>
      </w:pPr>
      <w:r>
        <w:fldChar w:fldCharType="begin"/>
      </w:r>
      <w:r>
        <w:instrText xml:space="preserve"> REF _Ref400037388 \h </w:instrText>
      </w:r>
      <w:r>
        <w:fldChar w:fldCharType="separate"/>
      </w:r>
      <w:r>
        <w:t xml:space="preserve">Figure </w:t>
      </w:r>
      <w:r>
        <w:rPr>
          <w:rFonts w:hint="cs"/>
          <w:noProof/>
          <w:cs/>
        </w:rPr>
        <w:t>‎</w:t>
      </w:r>
      <w:r>
        <w:rPr>
          <w:noProof/>
        </w:rPr>
        <w:t>2</w:t>
      </w:r>
      <w:r>
        <w:t>.</w:t>
      </w:r>
      <w:r>
        <w:rPr>
          <w:noProof/>
        </w:rPr>
        <w:t>12</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4"/>
      </w:r>
      <w:r w:rsidR="002014B9" w:rsidRPr="001A6136">
        <w:t xml:space="preserve">.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w:t>
      </w:r>
      <w:commentRangeStart w:id="51"/>
      <w:r w:rsidR="002014B9" w:rsidRPr="001A6136">
        <w:t>format</w:t>
      </w:r>
      <w:commentRangeEnd w:id="51"/>
      <w:r w:rsidR="003278E1">
        <w:rPr>
          <w:rStyle w:val="CommentReference"/>
        </w:rPr>
        <w:commentReference w:id="51"/>
      </w:r>
      <w:r w:rsidR="002014B9" w:rsidRPr="001A6136">
        <w:t>.</w:t>
      </w:r>
      <w:r w:rsidR="00442440" w:rsidRPr="00E93AD1">
        <w:rPr>
          <w:rFonts w:eastAsia="MS Mincho"/>
          <w:lang w:eastAsia="ja-JP"/>
        </w:rPr>
        <w:t xml:space="preserve"> </w:t>
      </w:r>
    </w:p>
    <w:p w:rsidR="00E93AD1" w:rsidRPr="00E93AD1" w:rsidRDefault="00E93AD1" w:rsidP="00462E25">
      <w:pPr>
        <w:pStyle w:val="Heading3"/>
        <w:rPr>
          <w:lang w:eastAsia="ja-JP"/>
        </w:rPr>
      </w:pPr>
      <w:bookmarkStart w:id="52" w:name="_Toc400534488"/>
      <w:r w:rsidRPr="00E93AD1">
        <w:rPr>
          <w:lang w:eastAsia="ja-JP"/>
        </w:rPr>
        <w:t>Authoring of CEP Rules</w:t>
      </w:r>
      <w:bookmarkEnd w:id="52"/>
    </w:p>
    <w:p w:rsidR="00E93AD1" w:rsidRPr="00E93AD1" w:rsidRDefault="00E93AD1" w:rsidP="00E93AD1">
      <w:pPr>
        <w:rPr>
          <w:rFonts w:eastAsia="MS Mincho"/>
          <w:lang w:eastAsia="ja-JP"/>
        </w:rPr>
      </w:pPr>
      <w:commentRangeStart w:id="53"/>
      <w:r w:rsidRPr="00E93AD1">
        <w:rPr>
          <w:rFonts w:eastAsia="MS Mincho"/>
          <w:lang w:eastAsia="ja-JP"/>
        </w:rPr>
        <w:t xml:space="preserve">Describe the process, challenges, and approach to translation of the CEP patterns discovered in using </w:t>
      </w:r>
      <w:proofErr w:type="gramStart"/>
      <w:r w:rsidRPr="00E93AD1">
        <w:rPr>
          <w:rFonts w:eastAsia="MS Mincho"/>
          <w:lang w:eastAsia="ja-JP"/>
        </w:rPr>
        <w:t>machine</w:t>
      </w:r>
      <w:proofErr w:type="gramEnd"/>
      <w:r w:rsidRPr="00E93AD1">
        <w:rPr>
          <w:rFonts w:eastAsia="MS Mincho"/>
          <w:lang w:eastAsia="ja-JP"/>
        </w:rPr>
        <w:t xml:space="preserve"> learning into Proton EPN definition.</w:t>
      </w:r>
      <w:commentRangeEnd w:id="53"/>
      <w:r w:rsidR="005D14FB">
        <w:rPr>
          <w:rStyle w:val="CommentReference"/>
        </w:rPr>
        <w:commentReference w:id="53"/>
      </w:r>
    </w:p>
    <w:p w:rsidR="00E93AD1" w:rsidRPr="00E93AD1" w:rsidRDefault="00E93AD1" w:rsidP="00462E25">
      <w:pPr>
        <w:pStyle w:val="Heading3"/>
        <w:rPr>
          <w:lang w:eastAsia="ja-JP"/>
        </w:rPr>
      </w:pPr>
      <w:bookmarkStart w:id="54" w:name="_Toc400534489"/>
      <w:r w:rsidRPr="00E93AD1">
        <w:rPr>
          <w:lang w:eastAsia="ja-JP"/>
        </w:rPr>
        <w:t>Decision Management – the Offline Part</w:t>
      </w:r>
      <w:bookmarkEnd w:id="54"/>
    </w:p>
    <w:p w:rsidR="00E93AD1" w:rsidRPr="00E93AD1" w:rsidRDefault="00E93AD1" w:rsidP="00E93AD1">
      <w:pPr>
        <w:rPr>
          <w:rFonts w:eastAsia="MS Mincho"/>
          <w:lang w:eastAsia="ja-JP"/>
        </w:rPr>
      </w:pPr>
      <w:commentRangeStart w:id="55"/>
      <w:proofErr w:type="gramStart"/>
      <w:r w:rsidRPr="00E93AD1">
        <w:rPr>
          <w:rFonts w:eastAsia="MS Mincho"/>
          <w:lang w:eastAsia="ja-JP"/>
        </w:rPr>
        <w:t>Should see if this is relevant.</w:t>
      </w:r>
      <w:proofErr w:type="gramEnd"/>
      <w:r w:rsidRPr="00E93AD1">
        <w:rPr>
          <w:rFonts w:eastAsia="MS Mincho"/>
          <w:lang w:eastAsia="ja-JP"/>
        </w:rPr>
        <w:t xml:space="preserve"> If it is, describe how decision management component is configured or adjusted based on the exploration of the historic data.</w:t>
      </w:r>
      <w:commentRangeEnd w:id="55"/>
      <w:r w:rsidR="0075154C">
        <w:rPr>
          <w:rStyle w:val="CommentReference"/>
        </w:rPr>
        <w:commentReference w:id="55"/>
      </w:r>
    </w:p>
    <w:p w:rsidR="00E93AD1" w:rsidRPr="00E93AD1" w:rsidRDefault="00E93AD1" w:rsidP="00692179">
      <w:pPr>
        <w:pStyle w:val="Heading2"/>
        <w:rPr>
          <w:lang w:eastAsia="ja-JP"/>
        </w:rPr>
      </w:pPr>
      <w:bookmarkStart w:id="56" w:name="_Toc400534490"/>
      <w:r w:rsidRPr="00E93AD1">
        <w:rPr>
          <w:lang w:eastAsia="ja-JP"/>
        </w:rPr>
        <w:lastRenderedPageBreak/>
        <w:t>Integration – APIs and Data Formats</w:t>
      </w:r>
      <w:bookmarkEnd w:id="56"/>
    </w:p>
    <w:p w:rsidR="00E93AD1" w:rsidRPr="00E93AD1" w:rsidRDefault="00E93AD1" w:rsidP="00E93AD1">
      <w:pPr>
        <w:rPr>
          <w:rFonts w:eastAsia="MS Mincho"/>
          <w:lang w:eastAsia="ja-JP"/>
        </w:rPr>
      </w:pPr>
      <w:r w:rsidRPr="00E93AD1">
        <w:rPr>
          <w:rFonts w:eastAsia="MS Mincho"/>
          <w:lang w:eastAsia="ja-JP"/>
        </w:rPr>
        <w:t>Describe the integration mechanisms between different components and between the system and the outside world. List and describe the APIs and data formats in use.</w:t>
      </w:r>
    </w:p>
    <w:p w:rsidR="00BC4AA8" w:rsidRDefault="00BC4AA8" w:rsidP="00692179">
      <w:pPr>
        <w:pStyle w:val="Heading2"/>
        <w:rPr>
          <w:lang w:eastAsia="ja-JP"/>
        </w:rPr>
      </w:pPr>
      <w:bookmarkStart w:id="57" w:name="_Toc400534491"/>
      <w:r>
        <w:rPr>
          <w:lang w:eastAsia="ja-JP"/>
        </w:rPr>
        <w:t>Deployment Architecture</w:t>
      </w:r>
      <w:bookmarkEnd w:id="57"/>
    </w:p>
    <w:p w:rsidR="00BC4AA8" w:rsidRDefault="0049256D" w:rsidP="00BC4AA8">
      <w:pPr>
        <w:rPr>
          <w:lang w:eastAsia="ja-JP"/>
        </w:rPr>
      </w:pPr>
      <w:r>
        <w:rPr>
          <w:lang w:eastAsia="ja-JP"/>
        </w:rPr>
        <w:t>TBD – describe proposed deployment architecture</w:t>
      </w:r>
    </w:p>
    <w:p w:rsidR="001D300F" w:rsidRDefault="001D300F" w:rsidP="001D300F">
      <w:pPr>
        <w:keepNext/>
      </w:pPr>
      <w:r>
        <w:rPr>
          <w:noProof/>
          <w:lang w:eastAsia="en-US" w:bidi="he-IL"/>
        </w:rPr>
        <w:drawing>
          <wp:inline distT="0" distB="0" distL="0" distR="0" wp14:anchorId="14A2DF55" wp14:editId="475E80D7">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Pr="00BC4AA8" w:rsidRDefault="001D300F" w:rsidP="001D300F">
      <w:pPr>
        <w:pStyle w:val="Caption"/>
        <w:rPr>
          <w:lang w:eastAsia="ja-JP"/>
        </w:rPr>
      </w:pPr>
      <w:r>
        <w:t xml:space="preserve">Figure </w:t>
      </w:r>
      <w:r w:rsidR="00465E84">
        <w:fldChar w:fldCharType="begin"/>
      </w:r>
      <w:r w:rsidR="00465E84">
        <w:instrText xml:space="preserve"> STYLEREF 1 \s </w:instrText>
      </w:r>
      <w:r w:rsidR="00465E84">
        <w:fldChar w:fldCharType="separate"/>
      </w:r>
      <w:r w:rsidR="002C67A8">
        <w:rPr>
          <w:rFonts w:hint="cs"/>
          <w:noProof/>
          <w:cs/>
        </w:rPr>
        <w:t>‎</w:t>
      </w:r>
      <w:r w:rsidR="002C67A8">
        <w:rPr>
          <w:noProof/>
        </w:rPr>
        <w:t>2</w:t>
      </w:r>
      <w:r w:rsidR="00465E84">
        <w:rPr>
          <w:noProof/>
        </w:rPr>
        <w:fldChar w:fldCharType="end"/>
      </w:r>
      <w:r w:rsidR="002C67A8">
        <w:t>.</w:t>
      </w:r>
      <w:r w:rsidR="00465E84">
        <w:fldChar w:fldCharType="begin"/>
      </w:r>
      <w:r w:rsidR="00465E84">
        <w:instrText xml:space="preserve"> SEQ Figure \* ARABIC \s 1 </w:instrText>
      </w:r>
      <w:r w:rsidR="00465E84">
        <w:fldChar w:fldCharType="separate"/>
      </w:r>
      <w:r w:rsidR="002C67A8">
        <w:rPr>
          <w:noProof/>
        </w:rPr>
        <w:t>13</w:t>
      </w:r>
      <w:r w:rsidR="00465E84">
        <w:rPr>
          <w:noProof/>
        </w:rPr>
        <w:fldChar w:fldCharType="end"/>
      </w:r>
      <w:r>
        <w:t xml:space="preserve"> - Deployment Architecture</w:t>
      </w:r>
    </w:p>
    <w:p w:rsidR="00E93AD1" w:rsidRPr="00E93AD1" w:rsidRDefault="00E93AD1" w:rsidP="00692179">
      <w:pPr>
        <w:pStyle w:val="Heading2"/>
        <w:rPr>
          <w:lang w:eastAsia="ja-JP"/>
        </w:rPr>
      </w:pPr>
      <w:bookmarkStart w:id="58" w:name="_Toc400534492"/>
      <w:r w:rsidRPr="00E93AD1">
        <w:rPr>
          <w:lang w:eastAsia="ja-JP"/>
        </w:rPr>
        <w:t>Non-Functional Aspects</w:t>
      </w:r>
      <w:bookmarkEnd w:id="58"/>
    </w:p>
    <w:p w:rsidR="00E93AD1" w:rsidRPr="00E93AD1" w:rsidRDefault="00E93AD1" w:rsidP="007A4913">
      <w:pPr>
        <w:pStyle w:val="Heading3"/>
        <w:rPr>
          <w:lang w:eastAsia="ja-JP"/>
        </w:rPr>
      </w:pPr>
      <w:bookmarkStart w:id="59" w:name="_Toc400534493"/>
      <w:r w:rsidRPr="00E93AD1">
        <w:rPr>
          <w:lang w:eastAsia="ja-JP"/>
        </w:rPr>
        <w:t>Scalability</w:t>
      </w:r>
      <w:bookmarkEnd w:id="59"/>
    </w:p>
    <w:p w:rsidR="00E93AD1" w:rsidRPr="00E93AD1" w:rsidRDefault="00E93AD1" w:rsidP="00E93AD1">
      <w:pPr>
        <w:rPr>
          <w:rFonts w:eastAsia="MS Mincho"/>
          <w:lang w:eastAsia="ja-JP"/>
        </w:rPr>
      </w:pPr>
      <w:r w:rsidRPr="00E93AD1">
        <w:rPr>
          <w:rFonts w:eastAsia="MS Mincho"/>
          <w:lang w:eastAsia="ja-JP"/>
        </w:rPr>
        <w:t>Explain why is the proposed architecture is scalable. Describe how the system will scale up and out to match the load.</w:t>
      </w:r>
    </w:p>
    <w:p w:rsidR="00E93AD1" w:rsidRPr="00E93AD1" w:rsidRDefault="00E93AD1" w:rsidP="007A4913">
      <w:pPr>
        <w:pStyle w:val="Heading3"/>
        <w:rPr>
          <w:lang w:eastAsia="ja-JP"/>
        </w:rPr>
      </w:pPr>
      <w:bookmarkStart w:id="60" w:name="_Toc400534494"/>
      <w:r w:rsidRPr="00E93AD1">
        <w:rPr>
          <w:lang w:eastAsia="ja-JP"/>
        </w:rPr>
        <w:t>Fault Tolerance</w:t>
      </w:r>
      <w:bookmarkEnd w:id="60"/>
    </w:p>
    <w:p w:rsidR="00E93AD1" w:rsidRPr="00E93AD1" w:rsidRDefault="00E93AD1" w:rsidP="00E93AD1">
      <w:pPr>
        <w:rPr>
          <w:rFonts w:eastAsia="MS Mincho"/>
          <w:lang w:eastAsia="ja-JP"/>
        </w:rPr>
      </w:pPr>
      <w:r w:rsidRPr="00E93AD1">
        <w:rPr>
          <w:rFonts w:eastAsia="MS Mincho"/>
          <w:lang w:eastAsia="ja-JP"/>
        </w:rPr>
        <w:t>Explain what types of failures the system is designed to stand. Describe the designed behavior of the system in case of such failures.</w:t>
      </w:r>
    </w:p>
    <w:p w:rsidR="00E93AD1" w:rsidRPr="00E93AD1" w:rsidRDefault="00E93AD1" w:rsidP="007A4913">
      <w:pPr>
        <w:pStyle w:val="Heading3"/>
        <w:rPr>
          <w:lang w:eastAsia="ja-JP"/>
        </w:rPr>
      </w:pPr>
      <w:bookmarkStart w:id="61" w:name="_Toc400534495"/>
      <w:r w:rsidRPr="00E93AD1">
        <w:rPr>
          <w:lang w:eastAsia="ja-JP"/>
        </w:rPr>
        <w:t>Testability</w:t>
      </w:r>
      <w:bookmarkEnd w:id="61"/>
    </w:p>
    <w:p w:rsidR="008A0E10" w:rsidRDefault="00E93AD1" w:rsidP="00E93AD1">
      <w:pPr>
        <w:rPr>
          <w:rFonts w:eastAsia="MS Mincho"/>
          <w:lang w:eastAsia="ja-JP"/>
        </w:rPr>
      </w:pPr>
      <w:r w:rsidRPr="00E93AD1">
        <w:rPr>
          <w:rFonts w:eastAsia="MS Mincho"/>
          <w:lang w:eastAsia="ja-JP"/>
        </w:rPr>
        <w:t>Describe the approach to testing the system. Address the functional testing as well as performance testing approach as designed.</w:t>
      </w:r>
      <w:r w:rsidR="008A0E10">
        <w:rPr>
          <w:rFonts w:eastAsia="MS Mincho"/>
          <w:lang w:eastAsia="ja-JP"/>
        </w:rPr>
        <w:br w:type="page"/>
      </w:r>
    </w:p>
    <w:p w:rsidR="0040646D" w:rsidRDefault="00327A4E" w:rsidP="00327A4E">
      <w:pPr>
        <w:pStyle w:val="Heading1"/>
        <w:rPr>
          <w:lang w:eastAsia="ja-JP"/>
        </w:rPr>
      </w:pPr>
      <w:bookmarkStart w:id="62" w:name="_Toc400534496"/>
      <w:r>
        <w:rPr>
          <w:lang w:eastAsia="ja-JP"/>
        </w:rPr>
        <w:lastRenderedPageBreak/>
        <w:t>Conclusions</w:t>
      </w:r>
      <w:bookmarkEnd w:id="62"/>
    </w:p>
    <w:p w:rsidR="008055A1" w:rsidRDefault="00A26B47" w:rsidP="008055A1">
      <w:pPr>
        <w:rPr>
          <w:lang w:eastAsia="ja-JP"/>
        </w:rPr>
      </w:pPr>
      <w:r>
        <w:rPr>
          <w:lang w:eastAsia="ja-JP"/>
        </w:rPr>
        <w:t>TBD</w:t>
      </w:r>
    </w:p>
    <w:p w:rsidR="008055A1" w:rsidRDefault="008055A1" w:rsidP="008055A1">
      <w:pPr>
        <w:pStyle w:val="Heading1"/>
        <w:rPr>
          <w:lang w:eastAsia="ja-JP"/>
        </w:rPr>
      </w:pPr>
      <w:bookmarkStart w:id="63" w:name="_Toc400534497"/>
      <w:r>
        <w:rPr>
          <w:lang w:eastAsia="ja-JP"/>
        </w:rPr>
        <w:t>Appendix</w:t>
      </w:r>
      <w:r w:rsidR="00B91FB8">
        <w:rPr>
          <w:lang w:eastAsia="ja-JP"/>
        </w:rPr>
        <w:t xml:space="preserve"> – Technology Evaluation</w:t>
      </w:r>
      <w:bookmarkEnd w:id="63"/>
    </w:p>
    <w:p w:rsidR="000107D6" w:rsidRDefault="000107D6" w:rsidP="000107D6">
      <w:r>
        <w:t>This could be one or more appendix parts. Here we’ll explain the approach, criteria, and the final choice of the technology stack that was made.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4" w:name="_Toc399660693"/>
      <w:bookmarkStart w:id="65" w:name="_Toc400534498"/>
      <w:r>
        <w:t>Stream Processing – requirements and evaluation criteria</w:t>
      </w:r>
      <w:bookmarkEnd w:id="64"/>
      <w:bookmarkEnd w:id="65"/>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6" w:name="_Toc399660694"/>
      <w:bookmarkStart w:id="67" w:name="_Toc400534499"/>
      <w:r>
        <w:t>Storm</w:t>
      </w:r>
      <w:bookmarkEnd w:id="66"/>
      <w:bookmarkEnd w:id="67"/>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8" w:name="_Toc399660695"/>
      <w:bookmarkStart w:id="69" w:name="_Toc400534500"/>
      <w:proofErr w:type="spellStart"/>
      <w:r>
        <w:t>Akka</w:t>
      </w:r>
      <w:bookmarkEnd w:id="68"/>
      <w:bookmarkEnd w:id="69"/>
      <w:proofErr w:type="spellEnd"/>
    </w:p>
    <w:p w:rsidR="000107D6" w:rsidRDefault="000107D6" w:rsidP="000107D6">
      <w:pPr>
        <w:pStyle w:val="Heading2"/>
        <w:keepLines w:val="0"/>
        <w:tabs>
          <w:tab w:val="num" w:pos="709"/>
          <w:tab w:val="num" w:pos="2249"/>
        </w:tabs>
        <w:spacing w:before="480" w:after="240" w:line="240" w:lineRule="auto"/>
        <w:ind w:left="709" w:hanging="709"/>
        <w:contextualSpacing w:val="0"/>
        <w:rPr>
          <w:lang w:eastAsia="ja-JP"/>
        </w:rPr>
      </w:pPr>
      <w:bookmarkStart w:id="70" w:name="_Toc399660696"/>
      <w:bookmarkStart w:id="71" w:name="_Toc400534501"/>
      <w:r>
        <w:t>Spark Streaming</w:t>
      </w:r>
      <w:bookmarkStart w:id="72" w:name="_Toc399660697"/>
      <w:bookmarkEnd w:id="70"/>
      <w:bookmarkEnd w:id="71"/>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73" w:name="_Ref399941180"/>
      <w:bookmarkStart w:id="74" w:name="_Toc400534502"/>
      <w:r>
        <w:t>Choice of the Messaging Platform</w:t>
      </w:r>
      <w:bookmarkEnd w:id="72"/>
      <w:bookmarkEnd w:id="73"/>
      <w:bookmarkEnd w:id="74"/>
    </w:p>
    <w:p w:rsidR="007F23EE" w:rsidRDefault="007F23EE" w:rsidP="000F3CE4">
      <w:pPr>
        <w:pStyle w:val="Heading1"/>
      </w:pPr>
      <w:bookmarkStart w:id="75" w:name="_Toc400534503"/>
      <w:r>
        <w:t xml:space="preserve">Appendix – </w:t>
      </w:r>
      <w:r w:rsidR="00E65CBB">
        <w:t xml:space="preserve">Distributed </w:t>
      </w:r>
      <w:proofErr w:type="spellStart"/>
      <w:r w:rsidR="00E65CBB">
        <w:t>Thresholde</w:t>
      </w:r>
      <w:r w:rsidR="000F3CE4">
        <w:t>d</w:t>
      </w:r>
      <w:proofErr w:type="spellEnd"/>
      <w:r w:rsidR="00E65CBB">
        <w:t xml:space="preserve"> Counter</w:t>
      </w:r>
      <w:bookmarkEnd w:id="75"/>
    </w:p>
    <w:p w:rsidR="000619BB" w:rsidRDefault="000619BB" w:rsidP="000619BB">
      <w:pPr>
        <w:spacing w:line="360" w:lineRule="auto"/>
      </w:pPr>
      <w:r>
        <w:t xml:space="preserve">This document gives a high level overview of the architecture of the distributed </w:t>
      </w:r>
      <w:proofErr w:type="spellStart"/>
      <w:r>
        <w:t>thresholded</w:t>
      </w:r>
      <w:proofErr w:type="spellEnd"/>
      <w:r>
        <w:t xml:space="preserve"> counter, and describes its components. This architecture will serve as the foundation for future distributed stream monitoring.</w:t>
      </w:r>
    </w:p>
    <w:p w:rsidR="000619BB" w:rsidRDefault="000619BB" w:rsidP="00A333E6">
      <w:pPr>
        <w:pStyle w:val="Heading2"/>
      </w:pPr>
      <w:bookmarkStart w:id="76" w:name="_Toc400534504"/>
      <w:r>
        <w:t>Objective</w:t>
      </w:r>
      <w:bookmarkEnd w:id="76"/>
    </w:p>
    <w:p w:rsidR="000619BB" w:rsidRDefault="000619BB" w:rsidP="000619BB">
      <w:pPr>
        <w:spacing w:line="360" w:lineRule="auto"/>
      </w:pPr>
      <w:r>
        <w:t xml:space="preserve">The objective is to provide an alert whenever the number of data records for a specific client over a specific time window exceeds a global threshold, in an environment where the events are registered at a number of distributed nodes. The solution aims to minimize communication between the different nodes. </w:t>
      </w:r>
    </w:p>
    <w:p w:rsidR="000619BB" w:rsidRDefault="000619BB" w:rsidP="00A333E6">
      <w:pPr>
        <w:pStyle w:val="Heading2"/>
      </w:pPr>
      <w:bookmarkStart w:id="77" w:name="_Toc400534505"/>
      <w:r>
        <w:t>Method</w:t>
      </w:r>
      <w:bookmarkEnd w:id="77"/>
    </w:p>
    <w:p w:rsidR="000619BB" w:rsidRDefault="000619BB" w:rsidP="000619BB">
      <w:pPr>
        <w:spacing w:line="360" w:lineRule="auto"/>
      </w:pPr>
      <w:r>
        <w:t>We assume that for every event registered at one of the nodes we receive an event</w:t>
      </w:r>
      <w:r>
        <w:rPr>
          <w:b/>
          <w:bCs/>
        </w:rPr>
        <w:t>,</w:t>
      </w:r>
      <w:r>
        <w:t xml:space="preserve"> which contains the details of the originating device and the event start time.</w:t>
      </w:r>
    </w:p>
    <w:p w:rsidR="000619BB" w:rsidRDefault="000619BB" w:rsidP="000619BB">
      <w:pPr>
        <w:spacing w:line="360" w:lineRule="auto"/>
      </w:pPr>
      <w:r>
        <w:lastRenderedPageBreak/>
        <w:t xml:space="preserve">The global threshold will be split into local thresholds, one for each node, such that their sum is equal to the global threshold. As long as the local count of events for a single client does not exceed the local threshold, no action is required. In case the count for a given client exceeds the local threshold further action is required to determine whether the global count has exceeded the global threshold. In order to determine </w:t>
      </w:r>
      <w:proofErr w:type="gramStart"/>
      <w:r>
        <w:t>this the</w:t>
      </w:r>
      <w:proofErr w:type="gramEnd"/>
      <w:r>
        <w:t xml:space="preserve"> node interacts with a coordinator, which in turn interacts with the other nodes. This interaction is referred to as a </w:t>
      </w:r>
      <w:r w:rsidRPr="007B594E">
        <w:rPr>
          <w:b/>
          <w:bCs/>
        </w:rPr>
        <w:t>violation resolution process</w:t>
      </w:r>
      <w:r>
        <w:t>. During this process, the coordinator determines if the global counter for this client has crossed the global threshold. At the end of this process each center receives a new threshold value for this client. In case the global threshold for the client has not been crossed, the node will verify that the local counter for the client remains below the threshold. If the global threshold has been crossed, the center will verify that the local counter remains above the local threshold.</w:t>
      </w:r>
    </w:p>
    <w:p w:rsidR="000619BB" w:rsidRDefault="000619BB" w:rsidP="00A333E6">
      <w:pPr>
        <w:pStyle w:val="Heading3"/>
      </w:pPr>
      <w:bookmarkStart w:id="78" w:name="_Toc400534506"/>
      <w:r>
        <w:t>Distributed Algorithm</w:t>
      </w:r>
      <w:bookmarkEnd w:id="78"/>
    </w:p>
    <w:p w:rsidR="000619BB" w:rsidRDefault="000619BB" w:rsidP="000619BB">
      <w:pPr>
        <w:spacing w:line="360" w:lineRule="auto"/>
      </w:pPr>
      <w:r>
        <w:t xml:space="preserve">We assume that all clocks at all the nodes are synchronized. We first describe the distributed algorithm assuming that there are no time delays of any sort (no network or processing delays). We then proceed to describe how time delays are handled.  </w:t>
      </w:r>
    </w:p>
    <w:p w:rsidR="000619BB" w:rsidRDefault="000619BB" w:rsidP="000619BB">
      <w:pPr>
        <w:spacing w:line="360" w:lineRule="auto"/>
      </w:pPr>
      <w:r>
        <w:t xml:space="preserve">As mentioned above, each node is assigned a default local threshold such that their sum is equal to the global threshold. In addition, after a violation resolution procedure has been performed for a certain client, it may be assigned a local threshold that is different from the default. Let us denote the number of nodes </w:t>
      </w:r>
      <w:proofErr w:type="gramStart"/>
      <w:r>
        <w:t>by</w:t>
      </w:r>
      <w:r w:rsidRPr="004B46D5">
        <w:rPr>
          <w:rFonts w:eastAsia="Times New Roman"/>
        </w:rPr>
        <w:t xml:space="preserve"> </w:t>
      </w:r>
      <w:proofErr w:type="gramEnd"/>
      <m:oMath>
        <m:r>
          <w:rPr>
            <w:rFonts w:ascii="Cambria Math" w:hAnsi="Cambria Math"/>
          </w:rPr>
          <m:t>n</m:t>
        </m:r>
      </m:oMath>
      <w:r>
        <w:t xml:space="preserve">, the global threshold by </w:t>
      </w:r>
      <m:oMath>
        <m:r>
          <w:rPr>
            <w:rFonts w:ascii="Cambria Math" w:hAnsi="Cambria Math"/>
          </w:rPr>
          <m:t>g</m:t>
        </m:r>
      </m:oMath>
      <w:r w:rsidRPr="004B46D5">
        <w:rPr>
          <w:rFonts w:eastAsia="Times New Roman"/>
        </w:rPr>
        <w:t xml:space="preserve">, and the local default threshold at each node by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oMath>
      <w:r w:rsidRPr="004B46D5">
        <w:rPr>
          <w:rFonts w:eastAsia="Times New Roman"/>
        </w:rPr>
        <w:t xml:space="preserve"> (we can assume that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n</m:t>
            </m:r>
          </m:den>
        </m:f>
      </m:oMath>
      <w:r>
        <w:rPr>
          <w:rFonts w:eastAsia="Times New Roman"/>
        </w:rPr>
        <w:t>). If the client</w:t>
      </w:r>
      <w:r w:rsidRPr="004B46D5">
        <w:rPr>
          <w:rFonts w:eastAsia="Times New Roman"/>
        </w:rPr>
        <w:t xml:space="preserve"> </w:t>
      </w:r>
      <m:oMath>
        <m:r>
          <w:rPr>
            <w:rFonts w:ascii="Cambria Math" w:eastAsia="Times New Roman" w:hAnsi="Cambria Math"/>
          </w:rPr>
          <m:t>j</m:t>
        </m:r>
      </m:oMath>
      <w:r w:rsidRPr="004B46D5">
        <w:rPr>
          <w:rFonts w:eastAsia="Times New Roman"/>
        </w:rPr>
        <w:t xml:space="preserve"> has been assigned a specific threshold at </w:t>
      </w:r>
      <w:proofErr w:type="gramStart"/>
      <w:r w:rsidRPr="004B46D5">
        <w:rPr>
          <w:rFonts w:eastAsia="Times New Roman"/>
        </w:rPr>
        <w:t xml:space="preserve">node </w:t>
      </w:r>
      <w:proofErr w:type="gramEnd"/>
      <m:oMath>
        <m:r>
          <w:rPr>
            <w:rFonts w:ascii="Cambria Math" w:eastAsia="Times New Roman" w:hAnsi="Cambria Math"/>
          </w:rPr>
          <m:t>i</m:t>
        </m:r>
      </m:oMath>
      <w:r w:rsidRPr="004B46D5">
        <w:rPr>
          <w:rFonts w:eastAsia="Times New Roman"/>
        </w:rPr>
        <w:t xml:space="preserve">, let us denote this threshold by </w:t>
      </w:r>
      <m:oMath>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m:t>
            </m:r>
          </m:sub>
          <m:sup>
            <m:r>
              <w:rPr>
                <w:rFonts w:ascii="Cambria Math" w:eastAsia="Times New Roman" w:hAnsi="Cambria Math"/>
              </w:rPr>
              <m:t>j</m:t>
            </m:r>
          </m:sup>
        </m:sSubSup>
      </m:oMath>
      <w:r w:rsidRPr="004B46D5">
        <w:rPr>
          <w:rFonts w:eastAsia="Times New Roman"/>
        </w:rPr>
        <w:t>.</w:t>
      </w:r>
    </w:p>
    <w:p w:rsidR="000619BB" w:rsidRPr="004B46D5" w:rsidRDefault="000619BB" w:rsidP="000619BB">
      <w:pPr>
        <w:spacing w:line="360" w:lineRule="auto"/>
        <w:rPr>
          <w:rFonts w:eastAsia="Times New Roman"/>
        </w:rPr>
      </w:pPr>
      <w:r>
        <w:t xml:space="preserve">When the node detects that the counter for the counter </w:t>
      </w:r>
      <m:oMath>
        <m:r>
          <w:rPr>
            <w:rFonts w:ascii="Cambria Math" w:hAnsi="Cambria Math"/>
          </w:rPr>
          <m:t>j</m:t>
        </m:r>
      </m:oMath>
      <w:r>
        <w:t xml:space="preserve"> exceeds its threshold (either a specific threshold assigned to it, or the default one if no specific threshold has been assigned to it), it notifies the coordinator, and reports the relevant client and counter value. The coordinator requests the counter value for this client from the rest of the nodes. Upon receipt of the current counters from all nodes, the coordinator can determine the global counter for the client. Let us denote the counter for the client </w:t>
      </w:r>
      <m:oMath>
        <m:r>
          <w:rPr>
            <w:rFonts w:ascii="Cambria Math" w:hAnsi="Cambria Math"/>
          </w:rPr>
          <m:t>j</m:t>
        </m:r>
      </m:oMath>
      <w:r>
        <w:t xml:space="preserve"> at node </w:t>
      </w:r>
      <m:oMath>
        <m:r>
          <w:rPr>
            <w:rFonts w:ascii="Cambria Math" w:hAnsi="Cambria Math"/>
          </w:rPr>
          <m:t>i</m:t>
        </m:r>
      </m:oMath>
      <w:r>
        <w:t xml:space="preserve"> </w:t>
      </w:r>
      <w:proofErr w:type="gramStart"/>
      <w:r>
        <w:t xml:space="preserve">by </w:t>
      </w:r>
      <w:proofErr w:type="gramEnd"/>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Pr="004B46D5">
        <w:rPr>
          <w:rFonts w:eastAsia="Times New Roman"/>
        </w:rPr>
        <w:t xml:space="preserve">, and the global counter for </w:t>
      </w:r>
      <m:oMath>
        <m:r>
          <w:rPr>
            <w:rFonts w:ascii="Cambria Math" w:hAnsi="Cambria Math"/>
          </w:rPr>
          <m:t>j</m:t>
        </m:r>
      </m:oMath>
      <w:r w:rsidRPr="004B46D5">
        <w:rPr>
          <w:rFonts w:eastAsia="Times New Roman"/>
        </w:rPr>
        <w:t xml:space="preserve"> by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Sup>
              <m:sSubSupPr>
                <m:ctrlPr>
                  <w:rPr>
                    <w:rFonts w:ascii="Cambria Math" w:eastAsia="Times New Roman" w:hAnsi="Cambria Math"/>
                    <w:i/>
                  </w:rPr>
                </m:ctrlPr>
              </m:sSubSupPr>
              <m:e>
                <m:r>
                  <w:rPr>
                    <w:rFonts w:ascii="Cambria Math" w:eastAsia="Times New Roman" w:hAnsi="Cambria Math"/>
                  </w:rPr>
                  <m:t>c</m:t>
                </m:r>
              </m:e>
              <m:sub>
                <m:r>
                  <w:rPr>
                    <w:rFonts w:ascii="Cambria Math" w:eastAsia="Times New Roman" w:hAnsi="Cambria Math"/>
                  </w:rPr>
                  <m:t>i</m:t>
                </m:r>
              </m:sub>
              <m:sup>
                <m:r>
                  <w:rPr>
                    <w:rFonts w:ascii="Cambria Math" w:eastAsia="Times New Roman" w:hAnsi="Cambria Math"/>
                  </w:rPr>
                  <m:t>j</m:t>
                </m:r>
              </m:sup>
            </m:sSubSup>
          </m:e>
        </m:nary>
      </m:oMath>
      <w:r w:rsidRPr="004B46D5">
        <w:rPr>
          <w:rFonts w:eastAsia="Times New Roman"/>
        </w:rPr>
        <w:t xml:space="preserve">). Let us </w:t>
      </w:r>
      <w:proofErr w:type="gramStart"/>
      <w:r w:rsidRPr="004B46D5">
        <w:rPr>
          <w:rFonts w:eastAsia="Times New Roman"/>
        </w:rPr>
        <w:t xml:space="preserve">define </w:t>
      </w:r>
      <w:proofErr w:type="gramEnd"/>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num>
          <m:den>
            <m:r>
              <w:rPr>
                <w:rFonts w:ascii="Cambria Math" w:eastAsia="Times New Roman" w:hAnsi="Cambria Math"/>
              </w:rPr>
              <m:t>n</m:t>
            </m:r>
          </m:den>
        </m:f>
      </m:oMath>
      <w:r w:rsidRPr="004B46D5">
        <w:rPr>
          <w:rFonts w:eastAsia="Times New Roman"/>
        </w:rPr>
        <w:t xml:space="preserve">. The coordinator sends node </w:t>
      </w:r>
      <m:oMath>
        <m:r>
          <w:rPr>
            <w:rFonts w:ascii="Cambria Math" w:eastAsia="Times New Roman" w:hAnsi="Cambria Math"/>
          </w:rPr>
          <m:t>i</m:t>
        </m:r>
      </m:oMath>
      <w:r w:rsidRPr="004B46D5">
        <w:rPr>
          <w:rFonts w:eastAsia="Times New Roman"/>
        </w:rPr>
        <w:t xml:space="preserve"> the value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as the new threshold value </w:t>
      </w:r>
      <w:proofErr w:type="gramStart"/>
      <w:r w:rsidRPr="004B46D5">
        <w:rPr>
          <w:rFonts w:eastAsia="Times New Roman"/>
        </w:rPr>
        <w:t xml:space="preserve">for </w:t>
      </w:r>
      <w:proofErr w:type="gramEnd"/>
      <m:oMath>
        <m:r>
          <w:rPr>
            <w:rFonts w:ascii="Cambria Math" w:eastAsia="Times New Roman" w:hAnsi="Cambria Math"/>
          </w:rPr>
          <m:t>j</m:t>
        </m:r>
      </m:oMath>
      <w:r w:rsidRPr="004B46D5">
        <w:rPr>
          <w:rFonts w:eastAsia="Times New Roman"/>
        </w:rPr>
        <w:t xml:space="preserve">. One can easily verify that the sum of the new local thresholds is equal </w:t>
      </w:r>
      <w:proofErr w:type="gramStart"/>
      <w:r w:rsidRPr="004B46D5">
        <w:rPr>
          <w:rFonts w:eastAsia="Times New Roman"/>
        </w:rPr>
        <w:t xml:space="preserve">to </w:t>
      </w:r>
      <w:proofErr w:type="gramEnd"/>
      <m:oMath>
        <m:r>
          <w:ins w:id="79" w:author="Tsachi Sharfman" w:date="2014-09-07T09:44:00Z">
            <w:rPr>
              <w:rFonts w:ascii="Cambria Math" w:eastAsia="Times New Roman" w:hAnsi="Cambria Math"/>
            </w:rPr>
            <m:t>g</m:t>
          </w:ins>
        </m:r>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if and only if the global counter for </w:t>
      </w:r>
      <m:oMath>
        <m:r>
          <w:rPr>
            <w:rFonts w:ascii="Cambria Math" w:eastAsia="Times New Roman" w:hAnsi="Cambria Math"/>
          </w:rPr>
          <m:t>j</m:t>
        </m:r>
      </m:oMath>
      <w:r w:rsidRPr="004B46D5">
        <w:rPr>
          <w:rFonts w:eastAsia="Times New Roman"/>
        </w:rPr>
        <w:t xml:space="preserve"> has crossed the global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positive, the nodes will alert the coordinator when </w:t>
      </w:r>
      <w:r w:rsidRPr="004B46D5">
        <w:rPr>
          <w:rFonts w:eastAsia="Times New Roman"/>
        </w:rPr>
        <w:lastRenderedPageBreak/>
        <w:t xml:space="preserve">the local counter for </w:t>
      </w:r>
      <m:oMath>
        <m:r>
          <w:rPr>
            <w:rFonts w:ascii="Cambria Math" w:eastAsia="Times New Roman" w:hAnsi="Cambria Math"/>
          </w:rPr>
          <m:t>j</m:t>
        </m:r>
      </m:oMath>
      <w:r w:rsidRPr="004B46D5">
        <w:rPr>
          <w:rFonts w:eastAsia="Times New Roman"/>
        </w:rPr>
        <w:t xml:space="preserve"> </w:t>
      </w:r>
      <w:r w:rsidRPr="004B46D5">
        <w:rPr>
          <w:rFonts w:eastAsia="Times New Roman"/>
          <w:i/>
          <w:iCs/>
        </w:rPr>
        <w:t>exceeds</w:t>
      </w:r>
      <w:r w:rsidRPr="004B46D5">
        <w:rPr>
          <w:rFonts w:eastAsia="Times New Roman"/>
        </w:rPr>
        <w:t xml:space="preserve"> the new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the nodes will alert the coordinator when the local counter </w:t>
      </w:r>
      <w:r w:rsidRPr="004B46D5">
        <w:rPr>
          <w:rFonts w:eastAsia="Times New Roman"/>
          <w:i/>
          <w:iCs/>
        </w:rPr>
        <w:t>drops below</w:t>
      </w:r>
      <w:r w:rsidRPr="004B46D5">
        <w:rPr>
          <w:rFonts w:eastAsia="Times New Roman"/>
        </w:rPr>
        <w:t xml:space="preserve"> the new threshold.</w:t>
      </w:r>
    </w:p>
    <w:p w:rsidR="000619BB" w:rsidRDefault="000619BB" w:rsidP="00A333E6">
      <w:pPr>
        <w:pStyle w:val="Heading4"/>
      </w:pPr>
      <w:r>
        <w:t>Handling Time Delays</w:t>
      </w:r>
    </w:p>
    <w:p w:rsidR="000619BB" w:rsidRDefault="000619BB" w:rsidP="000619BB">
      <w:pPr>
        <w:spacing w:line="360" w:lineRule="auto"/>
      </w:pPr>
      <w:r>
        <w:t xml:space="preserve">In this section we describe modifications to the algorithm that enable handling time delays that may occur as a result of processing or communications load, and how race conditions that may occur due to these delays are resolved. As mentioned above, we assume that the clocks at all the nodes are synchronized. In addition, we assume that maximum time a message will be delayed is bound from above. Let </w:t>
      </w:r>
      <w:r>
        <w:sym w:font="Symbol" w:char="F044"/>
      </w:r>
      <w:r>
        <w:t xml:space="preserve"> denote that upper bound on the time delay in seconds. </w:t>
      </w:r>
    </w:p>
    <w:p w:rsidR="000619BB" w:rsidRDefault="000619BB" w:rsidP="000619BB">
      <w:pPr>
        <w:spacing w:line="360" w:lineRule="auto"/>
      </w:pPr>
      <w:r>
        <w:t>Note that our goal is to detect threshold crossings as if all the events were time-stamped and processed at a central location. In order to do so, when a node notifies the coordinator that a counter crossed a local threshold, it also reports the time at which this event has happened. In addition, when the coordinator requests the current value of the counter for this client from the other nodes, it will specify the time for which this value is required (note that the request for the counter value can be for a time earlier by at most 2</w:t>
      </w:r>
      <w:r>
        <w:sym w:font="Symbol" w:char="F044"/>
      </w:r>
      <w:r>
        <w:t xml:space="preserve"> seconds from the current time). In order to provide this functionality, each node needs to store past counter values for the last 2</w:t>
      </w:r>
      <w:r>
        <w:sym w:font="Symbol" w:char="F044"/>
      </w:r>
      <w:r>
        <w:t xml:space="preserve"> seconds. </w:t>
      </w:r>
    </w:p>
    <w:p w:rsidR="000619BB" w:rsidRPr="005F06FC" w:rsidRDefault="000619BB" w:rsidP="000619BB">
      <w:pPr>
        <w:spacing w:line="360" w:lineRule="auto"/>
      </w:pPr>
      <w:r>
        <w:t xml:space="preserve">An additional issue that needs to be addressed by the nodes is as follows: assume a violation resolution process has been performed due to a threshold crossing that occurred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After the violation has been resolved, all the nodes need to re-process the counter updates for </w:t>
      </w:r>
      <m:oMath>
        <m:r>
          <w:rPr>
            <w:rFonts w:ascii="Cambria Math" w:hAnsi="Cambria Math"/>
          </w:rPr>
          <m:t>j</m:t>
        </m:r>
      </m:oMath>
      <w:r w:rsidRPr="004B46D5">
        <w:rPr>
          <w:rFonts w:eastAsia="Times New Roman"/>
        </w:rPr>
        <w:t xml:space="preserve"> from </w:t>
      </w:r>
      <m:oMath>
        <m:r>
          <w:rPr>
            <w:rFonts w:ascii="Cambria Math" w:eastAsia="Times New Roman" w:hAnsi="Cambria Math"/>
          </w:rPr>
          <m:t>t</m:t>
        </m:r>
      </m:oMath>
      <w:r w:rsidRPr="004B46D5">
        <w:rPr>
          <w:rFonts w:eastAsia="Times New Roman"/>
        </w:rPr>
        <w:t xml:space="preserve"> onwards (since the local threshold value for </w:t>
      </w:r>
      <m:oMath>
        <m:r>
          <w:rPr>
            <w:rFonts w:ascii="Cambria Math" w:hAnsi="Cambria Math"/>
          </w:rPr>
          <m:t>j</m:t>
        </m:r>
      </m:oMath>
      <w:r w:rsidRPr="004B46D5">
        <w:rPr>
          <w:rFonts w:eastAsia="Times New Roman"/>
        </w:rPr>
        <w:t xml:space="preserve"> may have changed.) We refer to this functionality as </w:t>
      </w:r>
      <w:r w:rsidRPr="004B46D5">
        <w:rPr>
          <w:rFonts w:eastAsia="Times New Roman"/>
          <w:b/>
          <w:bCs/>
        </w:rPr>
        <w:t>Update Replay</w:t>
      </w:r>
      <w:r w:rsidRPr="004B46D5">
        <w:rPr>
          <w:rFonts w:eastAsia="Times New Roman"/>
        </w:rPr>
        <w:t>.</w:t>
      </w:r>
    </w:p>
    <w:p w:rsidR="000619BB" w:rsidRPr="004B46D5" w:rsidRDefault="000619BB" w:rsidP="000619BB">
      <w:pPr>
        <w:spacing w:line="360" w:lineRule="auto"/>
        <w:rPr>
          <w:rFonts w:eastAsia="Times New Roman"/>
        </w:rPr>
      </w:pPr>
      <w:r>
        <w:t xml:space="preserve">Finally, we define a mechanism for resolving race conditions. A race condition may occur if one node initiates a violation resolution process on a threshold crossing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oMath>
      <w:r w:rsidRPr="004B46D5">
        <w:rPr>
          <w:rFonts w:eastAsia="Times New Roman"/>
        </w:rPr>
        <w:t>, and before this process has been comp</w:t>
      </w:r>
      <w:proofErr w:type="spellStart"/>
      <w:r w:rsidRPr="004B46D5">
        <w:rPr>
          <w:rFonts w:eastAsia="Times New Roman"/>
        </w:rPr>
        <w:t>leted</w:t>
      </w:r>
      <w:proofErr w:type="spellEnd"/>
      <w:r w:rsidRPr="004B46D5">
        <w:rPr>
          <w:rFonts w:eastAsia="Times New Roman"/>
        </w:rPr>
        <w:t xml:space="preserve">, a second node </w:t>
      </w:r>
      <w:r>
        <w:t xml:space="preserve">initiates a violation resolution process on a threshold crossing for the same phone number </w:t>
      </w:r>
      <w:r w:rsidRPr="004B46D5">
        <w:rPr>
          <w:rFonts w:eastAsia="Times New Roman"/>
        </w:rPr>
        <w:t xml:space="preserve">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oMath>
      <w:r w:rsidRPr="004B46D5">
        <w:rPr>
          <w:rFonts w:eastAsia="Times New Roman"/>
        </w:rPr>
        <w:t>. To avoid this, we assume the following:</w:t>
      </w:r>
    </w:p>
    <w:p w:rsidR="000619BB" w:rsidRPr="00294C18" w:rsidRDefault="000619BB" w:rsidP="000619BB">
      <w:pPr>
        <w:pStyle w:val="ListParagraph"/>
        <w:numPr>
          <w:ilvl w:val="0"/>
          <w:numId w:val="20"/>
        </w:numPr>
        <w:spacing w:after="160" w:line="360" w:lineRule="auto"/>
      </w:pPr>
      <w:r>
        <w:t xml:space="preserve">When the coordinator requests a node for a counter value at </w:t>
      </w:r>
      <w:proofErr w:type="gramStart"/>
      <w:r>
        <w:t xml:space="preserve">time  </w:t>
      </w:r>
      <w:proofErr w:type="gramEnd"/>
      <m:oMath>
        <m:r>
          <w:rPr>
            <w:rFonts w:ascii="Cambria Math" w:eastAsia="Times New Roman" w:hAnsi="Cambria Math"/>
          </w:rPr>
          <m:t>t</m:t>
        </m:r>
      </m:oMath>
      <w:r w:rsidRPr="004B46D5">
        <w:rPr>
          <w:rFonts w:eastAsia="Times New Roman"/>
        </w:rPr>
        <w:t>, it will reply with the counter value only after it has verified that there are no earlier local threshold crossing</w:t>
      </w:r>
      <w:r>
        <w:rPr>
          <w:rFonts w:eastAsia="Times New Roman"/>
        </w:rPr>
        <w:t>s for the requested client</w:t>
      </w:r>
      <w:r w:rsidRPr="004B46D5">
        <w:rPr>
          <w:rFonts w:eastAsia="Times New Roman"/>
        </w:rPr>
        <w:t>. If the node determines that an earlier local threshold crossing h</w:t>
      </w:r>
      <w:r>
        <w:rPr>
          <w:rFonts w:eastAsia="Times New Roman"/>
        </w:rPr>
        <w:t>as occurred for the client</w:t>
      </w:r>
      <w:r w:rsidRPr="004B46D5">
        <w:rPr>
          <w:rFonts w:eastAsia="Times New Roman"/>
        </w:rPr>
        <w:t xml:space="preserve"> it will initiate a violation recovery process with the earlier time, and ignore the count request.</w:t>
      </w:r>
    </w:p>
    <w:p w:rsidR="000619BB" w:rsidRPr="0064236F" w:rsidRDefault="000619BB" w:rsidP="000619BB">
      <w:pPr>
        <w:pStyle w:val="ListParagraph"/>
        <w:numPr>
          <w:ilvl w:val="0"/>
          <w:numId w:val="20"/>
        </w:numPr>
        <w:spacing w:after="160" w:line="360" w:lineRule="auto"/>
      </w:pPr>
      <w:r w:rsidRPr="004B46D5">
        <w:rPr>
          <w:rFonts w:eastAsia="Times New Roman"/>
        </w:rPr>
        <w:lastRenderedPageBreak/>
        <w:t xml:space="preserve">Consider a node that initiates a violation recovery process for a threshold crossing that occurred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or a node that has received from the coordinator a request for the counter for a phone nu</w:t>
      </w:r>
      <w:proofErr w:type="spellStart"/>
      <w:r w:rsidRPr="004B46D5">
        <w:rPr>
          <w:rFonts w:eastAsia="Times New Roman"/>
        </w:rPr>
        <w:t>mber</w:t>
      </w:r>
      <w:proofErr w:type="spellEnd"/>
      <w:r w:rsidRPr="004B46D5">
        <w:rPr>
          <w:rFonts w:eastAsia="Times New Roman"/>
        </w:rPr>
        <w:t xml:space="preserve"> at time </w:t>
      </w:r>
      <m:oMath>
        <m:r>
          <w:rPr>
            <w:rFonts w:ascii="Cambria Math" w:eastAsia="Times New Roman" w:hAnsi="Cambria Math"/>
          </w:rPr>
          <m:t>t</m:t>
        </m:r>
      </m:oMath>
      <w:r w:rsidRPr="004B46D5">
        <w:rPr>
          <w:rFonts w:eastAsia="Times New Roman"/>
        </w:rPr>
        <w:t xml:space="preserve">. In case there are no race conditions, the coordinator is expected to provide a new threshold value. If, however, a different node has initiated a violation recovery process for a threshold crossing that occurred for the same phone number at an earlier time, </w:t>
      </w:r>
      <m:oMath>
        <m:r>
          <w:rPr>
            <w:rFonts w:ascii="Cambria Math" w:eastAsia="Times New Roman" w:hAnsi="Cambria Math"/>
          </w:rPr>
          <m:t>t'</m:t>
        </m:r>
      </m:oMath>
      <w:r w:rsidRPr="004B46D5">
        <w:rPr>
          <w:rFonts w:eastAsia="Times New Roman"/>
        </w:rPr>
        <w:t xml:space="preserve">, then the node will receive a counter request for the time </w:t>
      </w:r>
      <m:oMath>
        <m:r>
          <w:rPr>
            <w:rFonts w:ascii="Cambria Math" w:eastAsia="Times New Roman" w:hAnsi="Cambria Math"/>
          </w:rPr>
          <m:t>t'</m:t>
        </m:r>
      </m:oMath>
      <w:r w:rsidRPr="004B46D5">
        <w:rPr>
          <w:rFonts w:eastAsia="Times New Roman"/>
        </w:rPr>
        <w:t xml:space="preserve"> (instead of a new threshold value). In this case, the node should reply to the counter request, and all previous violation resolution processes for this phone number are canceled.</w:t>
      </w:r>
    </w:p>
    <w:p w:rsidR="000619BB" w:rsidRPr="00AE6856" w:rsidRDefault="000619BB" w:rsidP="000619BB">
      <w:pPr>
        <w:spacing w:line="360" w:lineRule="auto"/>
      </w:pPr>
      <w:r w:rsidRPr="004B46D5">
        <w:rPr>
          <w:rFonts w:eastAsia="Times New Roman"/>
        </w:rPr>
        <w:t>Note that the race condition prevention and the update replay mechanisms described above guarantee the correctness of the algorithm, since they guarantee that the earliest threshold crossings are handled first, and that all subsequent updates are processed according to the newly determined thresholds.</w:t>
      </w:r>
    </w:p>
    <w:p w:rsidR="000619BB" w:rsidRDefault="000619BB" w:rsidP="00A333E6">
      <w:pPr>
        <w:pStyle w:val="Heading2"/>
      </w:pPr>
      <w:bookmarkStart w:id="80" w:name="_Toc400534507"/>
      <w:r>
        <w:t>Architecture</w:t>
      </w:r>
      <w:bookmarkEnd w:id="80"/>
    </w:p>
    <w:p w:rsidR="000619BB" w:rsidRDefault="000619BB" w:rsidP="000619BB">
      <w:pPr>
        <w:spacing w:line="360" w:lineRule="auto"/>
      </w:pPr>
      <w:r>
        <w:t>The system is comprised of a local agent installed at each node, and an additional coordinator node. The local agent at each node is comprised of the following components:</w:t>
      </w:r>
    </w:p>
    <w:p w:rsidR="000619BB" w:rsidRDefault="000619BB" w:rsidP="000619BB">
      <w:pPr>
        <w:spacing w:line="360" w:lineRule="auto"/>
      </w:pPr>
      <w:r>
        <w:t xml:space="preserve">1. Stream </w:t>
      </w:r>
      <w:proofErr w:type="spellStart"/>
      <w:r>
        <w:t>Aggregator</w:t>
      </w:r>
      <w:proofErr w:type="gramStart"/>
      <w:r>
        <w:t>:Receives</w:t>
      </w:r>
      <w:proofErr w:type="spellEnd"/>
      <w:proofErr w:type="gramEnd"/>
      <w:r>
        <w:t xml:space="preserve"> the raw CDR events and emits a count per phone number and time window; </w:t>
      </w:r>
    </w:p>
    <w:p w:rsidR="000619BB" w:rsidRDefault="000619BB" w:rsidP="000619BB">
      <w:pPr>
        <w:spacing w:line="360" w:lineRule="auto"/>
      </w:pPr>
      <w:r>
        <w:t xml:space="preserve">2. Time Machine: Stores historical data from the stream aggregator and under normal circumstances emits only the latest count; </w:t>
      </w:r>
    </w:p>
    <w:p w:rsidR="000619BB" w:rsidRDefault="000619BB" w:rsidP="000619BB">
      <w:pPr>
        <w:spacing w:line="360" w:lineRule="auto"/>
      </w:pPr>
      <w:proofErr w:type="gramStart"/>
      <w:r>
        <w:t>3.Gatekeeper</w:t>
      </w:r>
      <w:proofErr w:type="gramEnd"/>
      <w:r>
        <w:t xml:space="preserve">: Responsible for passing on counts which exceeded the threshold and initiating local violation resolution procedures; </w:t>
      </w:r>
    </w:p>
    <w:p w:rsidR="000619BB" w:rsidRDefault="000619BB" w:rsidP="000619BB">
      <w:pPr>
        <w:spacing w:line="360" w:lineRule="auto"/>
      </w:pPr>
      <w:proofErr w:type="gramStart"/>
      <w:r>
        <w:t>4.Communicator</w:t>
      </w:r>
      <w:proofErr w:type="gramEnd"/>
      <w:r>
        <w:t>: Responsible for communicating with the coordinator.</w:t>
      </w:r>
    </w:p>
    <w:p w:rsidR="000619BB" w:rsidRDefault="000619BB" w:rsidP="000619BB">
      <w:pPr>
        <w:pBdr>
          <w:bottom w:val="double" w:sz="6" w:space="1" w:color="auto"/>
        </w:pBdr>
        <w:spacing w:line="360" w:lineRule="auto"/>
      </w:pPr>
      <w:r>
        <w:t xml:space="preserve">The stream aggregator receives the events and maintains a counter for each phone number representing the number of events for that client in the time window. We refer to these counters as the </w:t>
      </w:r>
      <w:r>
        <w:rPr>
          <w:b/>
          <w:bCs/>
        </w:rPr>
        <w:t>counters</w:t>
      </w:r>
      <w:r>
        <w:t xml:space="preserve">. The stream aggregator sends a </w:t>
      </w:r>
      <w:r>
        <w:rPr>
          <w:b/>
          <w:bCs/>
        </w:rPr>
        <w:t>Counter Update Message</w:t>
      </w:r>
      <w:r>
        <w:t xml:space="preserve"> to the time machine, which saves it to a buffer and passes it on to the gatekeeper. The gatekeeper passes on to the communicator a Threshold Pass Message for each client which has exceeded its threshold. When this message is sent it also sends a Pause Message to the time machine to indicate that no further Counter Update Messages for this client should be sent until the violation recovery procedure has completed. The communicator is </w:t>
      </w:r>
      <w:r>
        <w:lastRenderedPageBreak/>
        <w:t xml:space="preserve">responsible for sending Threshold Pass Messages and Counter Reply Messages to the coordinator and for receiving messages from the coordinator and sending them backwards. </w:t>
      </w:r>
    </w:p>
    <w:p w:rsidR="000619BB" w:rsidRDefault="000619BB" w:rsidP="000619BB">
      <w:pPr>
        <w:pBdr>
          <w:bottom w:val="double" w:sz="6" w:space="1" w:color="auto"/>
        </w:pBdr>
        <w:spacing w:line="360" w:lineRule="auto"/>
      </w:pPr>
      <w:r>
        <w:t>In case a violation recovery procedure is initiated by the coordinator it passes a Counter Request Message through the communicator to the time machine. The time machine replies with a Counter Reply Message.</w:t>
      </w:r>
    </w:p>
    <w:p w:rsidR="000619BB" w:rsidRDefault="000619BB" w:rsidP="000619BB">
      <w:pPr>
        <w:pBdr>
          <w:bottom w:val="double" w:sz="6" w:space="1" w:color="auto"/>
        </w:pBdr>
        <w:spacing w:line="360" w:lineRule="auto"/>
        <w:rPr>
          <w:rtl/>
        </w:rPr>
      </w:pPr>
      <w:r>
        <w:t>When the violation recovery is complete the coordinator will pass a Play Message to all nodes in order for the time machine to replay all data from time t.</w:t>
      </w:r>
    </w:p>
    <w:p w:rsidR="000619BB" w:rsidRDefault="000619BB" w:rsidP="00A333E6">
      <w:pPr>
        <w:pStyle w:val="Heading3"/>
      </w:pPr>
      <w:bookmarkStart w:id="81" w:name="_Toc400534508"/>
      <w:r>
        <w:t>Messages</w:t>
      </w:r>
      <w:bookmarkEnd w:id="81"/>
    </w:p>
    <w:p w:rsidR="000619BB" w:rsidRDefault="000619BB" w:rsidP="000619BB">
      <w:pPr>
        <w:spacing w:line="360" w:lineRule="auto"/>
      </w:pPr>
      <w:r>
        <w:t xml:space="preserve">There are six types of messages passed between the components: </w:t>
      </w:r>
    </w:p>
    <w:p w:rsidR="000619BB" w:rsidRDefault="000619BB" w:rsidP="000619BB">
      <w:pPr>
        <w:pStyle w:val="ListParagraph"/>
        <w:numPr>
          <w:ilvl w:val="0"/>
          <w:numId w:val="19"/>
        </w:numPr>
        <w:spacing w:after="160" w:line="360" w:lineRule="auto"/>
      </w:pPr>
      <w:r>
        <w:rPr>
          <w:b/>
          <w:bCs/>
        </w:rPr>
        <w:t>Counter Update Message</w:t>
      </w:r>
      <w:r>
        <w:t xml:space="preserve"> which contains a client (string), timestamp of start of time window (the size of the time window is fixed) and number of events (</w:t>
      </w:r>
      <w:proofErr w:type="spellStart"/>
      <w:r>
        <w:t>int</w:t>
      </w:r>
      <w:proofErr w:type="spellEnd"/>
      <w:r>
        <w:t>). This is passed between the stream aggregator and the time machine.</w:t>
      </w:r>
    </w:p>
    <w:p w:rsidR="000619BB" w:rsidRDefault="000619BB" w:rsidP="000619BB">
      <w:pPr>
        <w:pStyle w:val="ListParagraph"/>
        <w:numPr>
          <w:ilvl w:val="0"/>
          <w:numId w:val="19"/>
        </w:numPr>
        <w:spacing w:after="160" w:line="360" w:lineRule="auto"/>
      </w:pPr>
      <w:r>
        <w:rPr>
          <w:b/>
          <w:bCs/>
        </w:rPr>
        <w:t xml:space="preserve">Threshold Pass Message </w:t>
      </w:r>
      <w:r>
        <w:t>which contains a client (string), timestamp, count (</w:t>
      </w:r>
      <w:proofErr w:type="spellStart"/>
      <w:r>
        <w:t>int</w:t>
      </w:r>
      <w:proofErr w:type="spellEnd"/>
      <w:r>
        <w:t>) and threshold (</w:t>
      </w:r>
      <w:proofErr w:type="spellStart"/>
      <w:r>
        <w:t>int</w:t>
      </w:r>
      <w:proofErr w:type="spellEnd"/>
      <w:r>
        <w:t>). This is passed between the communicator and the coordinator.</w:t>
      </w:r>
    </w:p>
    <w:p w:rsidR="000619BB" w:rsidRDefault="000619BB" w:rsidP="000619BB">
      <w:pPr>
        <w:pStyle w:val="ListParagraph"/>
        <w:numPr>
          <w:ilvl w:val="0"/>
          <w:numId w:val="19"/>
        </w:numPr>
        <w:spacing w:after="160" w:line="360" w:lineRule="auto"/>
      </w:pPr>
      <w:r>
        <w:rPr>
          <w:b/>
          <w:bCs/>
        </w:rPr>
        <w:t xml:space="preserve">Counter Request Message </w:t>
      </w:r>
      <w:r w:rsidRPr="001C56DE">
        <w:t>which contains a</w:t>
      </w:r>
      <w:r>
        <w:t xml:space="preserve"> client</w:t>
      </w:r>
      <w:r w:rsidRPr="001C56DE">
        <w:t xml:space="preserve"> (string) and a timestamp</w:t>
      </w:r>
      <w:r>
        <w:t>. This is passed from the coordinator to the communicator and from there to the stream aggregator.</w:t>
      </w:r>
    </w:p>
    <w:p w:rsidR="000619BB" w:rsidRPr="00A47363" w:rsidRDefault="000619BB" w:rsidP="000619BB">
      <w:pPr>
        <w:pStyle w:val="ListParagraph"/>
        <w:numPr>
          <w:ilvl w:val="0"/>
          <w:numId w:val="19"/>
        </w:numPr>
        <w:spacing w:after="160" w:line="360" w:lineRule="auto"/>
      </w:pPr>
      <w:r>
        <w:rPr>
          <w:b/>
          <w:bCs/>
        </w:rPr>
        <w:t xml:space="preserve">Counter Reply Message </w:t>
      </w:r>
      <w:r>
        <w:t>which contains a client</w:t>
      </w:r>
      <w:r w:rsidRPr="007B594E">
        <w:t xml:space="preserve"> (string) and a timestamp.</w:t>
      </w:r>
    </w:p>
    <w:p w:rsidR="000619BB" w:rsidRDefault="000619BB" w:rsidP="000619BB">
      <w:pPr>
        <w:pStyle w:val="ListParagraph"/>
        <w:numPr>
          <w:ilvl w:val="0"/>
          <w:numId w:val="19"/>
        </w:numPr>
        <w:spacing w:after="160" w:line="360" w:lineRule="auto"/>
      </w:pPr>
      <w:r w:rsidRPr="001C56DE">
        <w:rPr>
          <w:b/>
          <w:bCs/>
        </w:rPr>
        <w:t>New Threshold Message</w:t>
      </w:r>
      <w:r>
        <w:t xml:space="preserve"> which contains a client (string), the new threshold for that number (</w:t>
      </w:r>
      <w:proofErr w:type="spellStart"/>
      <w:r>
        <w:t>int</w:t>
      </w:r>
      <w:proofErr w:type="spellEnd"/>
      <w:r>
        <w:t>) and whether the phone number should be reported if it passes over or under the threshold (</w:t>
      </w:r>
      <w:proofErr w:type="spellStart"/>
      <w:r>
        <w:t>boolean</w:t>
      </w:r>
      <w:proofErr w:type="spellEnd"/>
      <w:r>
        <w:t>). This is passed from the coordinator to the communicator.</w:t>
      </w:r>
    </w:p>
    <w:p w:rsidR="000619BB" w:rsidRDefault="000619BB" w:rsidP="000619BB">
      <w:pPr>
        <w:pStyle w:val="ListParagraph"/>
        <w:numPr>
          <w:ilvl w:val="0"/>
          <w:numId w:val="19"/>
        </w:numPr>
        <w:spacing w:after="160" w:line="360" w:lineRule="auto"/>
      </w:pPr>
      <w:r>
        <w:rPr>
          <w:b/>
          <w:bCs/>
        </w:rPr>
        <w:t>Pause/Play message, which contains a pause/play instruction (</w:t>
      </w:r>
      <w:proofErr w:type="spellStart"/>
      <w:proofErr w:type="gramStart"/>
      <w:r>
        <w:rPr>
          <w:b/>
          <w:bCs/>
        </w:rPr>
        <w:t>boolean</w:t>
      </w:r>
      <w:proofErr w:type="spellEnd"/>
      <w:proofErr w:type="gramEnd"/>
      <w:r>
        <w:rPr>
          <w:b/>
          <w:bCs/>
        </w:rPr>
        <w:t>), phone number (string) and timestamp.</w:t>
      </w:r>
    </w:p>
    <w:p w:rsidR="000619BB" w:rsidRDefault="000619BB" w:rsidP="00A333E6">
      <w:pPr>
        <w:pStyle w:val="Heading2"/>
      </w:pPr>
      <w:bookmarkStart w:id="82" w:name="_Toc400534509"/>
      <w:r>
        <w:lastRenderedPageBreak/>
        <w:t>Diagrams</w:t>
      </w:r>
      <w:bookmarkEnd w:id="82"/>
      <w:r>
        <w:t xml:space="preserve"> </w:t>
      </w:r>
    </w:p>
    <w:p w:rsidR="000619BB" w:rsidRDefault="000619BB" w:rsidP="000619BB">
      <w:pPr>
        <w:keepNext/>
        <w:spacing w:line="360" w:lineRule="auto"/>
      </w:pPr>
      <w:r>
        <w:rPr>
          <w:noProof/>
        </w:rPr>
        <w:drawing>
          <wp:inline distT="0" distB="0" distL="0" distR="0" wp14:anchorId="2C4AB9F8" wp14:editId="49CD1724">
            <wp:extent cx="594614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140" cy="2345690"/>
                    </a:xfrm>
                    <a:prstGeom prst="rect">
                      <a:avLst/>
                    </a:prstGeom>
                    <a:noFill/>
                    <a:ln>
                      <a:noFill/>
                    </a:ln>
                  </pic:spPr>
                </pic:pic>
              </a:graphicData>
            </a:graphic>
          </wp:inline>
        </w:drawing>
      </w:r>
    </w:p>
    <w:p w:rsidR="000619BB" w:rsidRPr="006E449C" w:rsidRDefault="000619BB" w:rsidP="000619BB">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 components when events are CDRs arrival</w:t>
      </w:r>
    </w:p>
    <w:p w:rsidR="000619BB" w:rsidRPr="00152177" w:rsidRDefault="000619BB" w:rsidP="000619BB">
      <w:pPr>
        <w:spacing w:line="360" w:lineRule="auto"/>
        <w:rPr>
          <w:sz w:val="32"/>
          <w:szCs w:val="32"/>
        </w:rPr>
      </w:pPr>
    </w:p>
    <w:p w:rsidR="000619BB" w:rsidRDefault="000619BB" w:rsidP="000619BB"/>
    <w:p w:rsidR="007F23EE" w:rsidRPr="007F23EE" w:rsidRDefault="007F23EE" w:rsidP="007F23EE"/>
    <w:sectPr w:rsidR="007F23EE" w:rsidRPr="007F23EE" w:rsidSect="00A7527F">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exander Kofman" w:date="2014-09-28T20:23:00Z" w:initials="AK">
    <w:p w:rsidR="00465E84" w:rsidRDefault="00465E84">
      <w:pPr>
        <w:pStyle w:val="CommentText"/>
      </w:pPr>
      <w:r>
        <w:rPr>
          <w:rStyle w:val="CommentReference"/>
        </w:rPr>
        <w:annotationRef/>
      </w:r>
      <w:r>
        <w:t>Correct type?</w:t>
      </w:r>
    </w:p>
  </w:comment>
  <w:comment w:id="4" w:author="Alexander Kofman" w:date="2014-10-01T11:30:00Z" w:initials="AK">
    <w:p w:rsidR="00465E84" w:rsidRDefault="00465E84">
      <w:pPr>
        <w:pStyle w:val="CommentText"/>
      </w:pPr>
      <w:r>
        <w:rPr>
          <w:rStyle w:val="CommentReference"/>
        </w:rPr>
        <w:annotationRef/>
      </w:r>
      <w:r>
        <w:t>TODO update</w:t>
      </w:r>
    </w:p>
  </w:comment>
  <w:comment w:id="6" w:author="Alexander Kofman" w:date="2014-10-01T11:30:00Z" w:initials="AK">
    <w:p w:rsidR="00465E84" w:rsidRDefault="00465E84">
      <w:pPr>
        <w:pStyle w:val="CommentText"/>
      </w:pPr>
      <w:r>
        <w:rPr>
          <w:rStyle w:val="CommentReference"/>
        </w:rPr>
        <w:annotationRef/>
      </w:r>
      <w:r>
        <w:t>TODO update</w:t>
      </w:r>
    </w:p>
  </w:comment>
  <w:comment w:id="8" w:author="Alexander Kofman" w:date="2014-10-01T11:30:00Z" w:initials="AK">
    <w:p w:rsidR="00465E84" w:rsidRDefault="00465E84">
      <w:pPr>
        <w:pStyle w:val="CommentText"/>
      </w:pPr>
      <w:r>
        <w:rPr>
          <w:rStyle w:val="CommentReference"/>
        </w:rPr>
        <w:annotationRef/>
      </w:r>
      <w:r>
        <w:t>TODO update</w:t>
      </w:r>
    </w:p>
  </w:comment>
  <w:comment w:id="11" w:author="Alexander Kofman" w:date="2014-10-01T11:31:00Z" w:initials="AK">
    <w:p w:rsidR="00465E84" w:rsidRDefault="00465E84">
      <w:pPr>
        <w:pStyle w:val="CommentText"/>
      </w:pPr>
      <w:r>
        <w:rPr>
          <w:rStyle w:val="CommentReference"/>
        </w:rPr>
        <w:annotationRef/>
      </w:r>
      <w:r>
        <w:t>TODO fill</w:t>
      </w:r>
    </w:p>
  </w:comment>
  <w:comment w:id="16" w:author="Alexander Kofman" w:date="2014-09-28T20:18:00Z" w:initials="AK">
    <w:p w:rsidR="00465E84" w:rsidRDefault="00465E84">
      <w:pPr>
        <w:pStyle w:val="CommentText"/>
      </w:pPr>
      <w:r>
        <w:rPr>
          <w:rStyle w:val="CommentReference"/>
        </w:rPr>
        <w:annotationRef/>
      </w:r>
      <w:r>
        <w:t>Create a new diagram using our current terminology</w:t>
      </w:r>
    </w:p>
  </w:comment>
  <w:comment w:id="19" w:author="Alexander Kofman" w:date="2014-09-28T20:18:00Z" w:initials="AK">
    <w:p w:rsidR="00465E84" w:rsidRDefault="00465E84">
      <w:pPr>
        <w:pStyle w:val="CommentText"/>
      </w:pPr>
      <w:r>
        <w:rPr>
          <w:rStyle w:val="CommentReference"/>
        </w:rPr>
        <w:annotationRef/>
      </w:r>
      <w:r>
        <w:t>TODO reference</w:t>
      </w:r>
    </w:p>
  </w:comment>
  <w:comment w:id="20" w:author="Alexander Kofman" w:date="2014-09-28T20:18:00Z" w:initials="AK">
    <w:p w:rsidR="00465E84" w:rsidRDefault="00465E84">
      <w:pPr>
        <w:pStyle w:val="CommentText"/>
      </w:pPr>
      <w:r>
        <w:rPr>
          <w:rStyle w:val="CommentReference"/>
        </w:rPr>
        <w:annotationRef/>
      </w:r>
      <w:r>
        <w:t>Explain why is this approach beneficial</w:t>
      </w:r>
    </w:p>
  </w:comment>
  <w:comment w:id="28" w:author="Alexander Kofman" w:date="2014-10-02T10:40:00Z" w:initials="AK">
    <w:p w:rsidR="00465E84" w:rsidRDefault="00465E84">
      <w:pPr>
        <w:pStyle w:val="CommentText"/>
      </w:pPr>
      <w:r>
        <w:rPr>
          <w:rStyle w:val="CommentReference"/>
        </w:rPr>
        <w:annotationRef/>
      </w:r>
      <w:r>
        <w:t>TODO discuss in corresponding following sections</w:t>
      </w:r>
    </w:p>
  </w:comment>
  <w:comment w:id="30" w:author="Alexander Kofman" w:date="2014-10-02T11:35:00Z" w:initials="AK">
    <w:p w:rsidR="00465E84" w:rsidRDefault="00465E84">
      <w:pPr>
        <w:pStyle w:val="CommentText"/>
      </w:pPr>
      <w:r>
        <w:rPr>
          <w:rStyle w:val="CommentReference"/>
        </w:rPr>
        <w:annotationRef/>
      </w:r>
      <w:r>
        <w:t>TODO: Reference to the requirement deliverable from CNRS</w:t>
      </w:r>
    </w:p>
  </w:comment>
  <w:comment w:id="31" w:author="Alexander Kofman" w:date="2014-10-02T11:37:00Z" w:initials="AK">
    <w:p w:rsidR="00465E84" w:rsidRDefault="00465E84">
      <w:pPr>
        <w:pStyle w:val="CommentText"/>
      </w:pPr>
      <w:r>
        <w:rPr>
          <w:rStyle w:val="CommentReference"/>
        </w:rPr>
        <w:annotationRef/>
      </w:r>
      <w:r>
        <w:t xml:space="preserve">TODO reference to the </w:t>
      </w:r>
      <w:proofErr w:type="spellStart"/>
      <w:r>
        <w:t>req</w:t>
      </w:r>
      <w:proofErr w:type="spellEnd"/>
      <w:r>
        <w:t xml:space="preserve"> doc</w:t>
      </w:r>
    </w:p>
  </w:comment>
  <w:comment w:id="32" w:author="Alexander Kofman" w:date="2014-10-02T12:06:00Z" w:initials="AK">
    <w:p w:rsidR="00465E84" w:rsidRDefault="00465E84">
      <w:pPr>
        <w:pStyle w:val="CommentText"/>
      </w:pPr>
      <w:r>
        <w:rPr>
          <w:rStyle w:val="CommentReference"/>
        </w:rPr>
        <w:annotationRef/>
      </w:r>
      <w:r>
        <w:t>TODO put reference to the corresponding API section</w:t>
      </w:r>
    </w:p>
  </w:comment>
  <w:comment w:id="33" w:author="Alexander Kofman" w:date="2014-10-02T13:39:00Z" w:initials="AK">
    <w:p w:rsidR="00465E84" w:rsidRDefault="00465E84" w:rsidP="00497645">
      <w:pPr>
        <w:pStyle w:val="CommentText"/>
      </w:pPr>
      <w:r>
        <w:rPr>
          <w:rStyle w:val="CommentReference"/>
        </w:rPr>
        <w:annotationRef/>
      </w:r>
      <w:r>
        <w:t>TODO put reference to the corresponding API section</w:t>
      </w:r>
    </w:p>
  </w:comment>
  <w:comment w:id="35" w:author="Alexander Kofman" w:date="2014-10-02T17:37:00Z" w:initials="AK">
    <w:p w:rsidR="00465E84" w:rsidRDefault="00465E84">
      <w:pPr>
        <w:pStyle w:val="CommentText"/>
      </w:pPr>
      <w:r>
        <w:rPr>
          <w:rStyle w:val="CommentReference"/>
        </w:rPr>
        <w:annotationRef/>
      </w:r>
      <w:r>
        <w:t>TODO reference?</w:t>
      </w:r>
    </w:p>
  </w:comment>
  <w:comment w:id="43" w:author="Alexander Kofman" w:date="2014-09-28T20:34:00Z" w:initials="AK">
    <w:p w:rsidR="00465E84" w:rsidRDefault="00465E84">
      <w:pPr>
        <w:pStyle w:val="CommentText"/>
      </w:pPr>
      <w:r>
        <w:rPr>
          <w:rStyle w:val="CommentReference"/>
        </w:rPr>
        <w:annotationRef/>
      </w:r>
      <w:r>
        <w:t>CONTENT REQUEST: Marius (ETH)</w:t>
      </w:r>
    </w:p>
  </w:comment>
  <w:comment w:id="51" w:author="Alexander Kofman" w:date="2014-10-08T09:51:00Z" w:initials="AK">
    <w:p w:rsidR="00465E84" w:rsidRDefault="00465E84">
      <w:pPr>
        <w:pStyle w:val="CommentText"/>
      </w:pPr>
      <w:r>
        <w:t xml:space="preserve">TODO: (from </w:t>
      </w:r>
      <w:proofErr w:type="spellStart"/>
      <w:r>
        <w:t>Anastasios</w:t>
      </w:r>
      <w:proofErr w:type="spellEnd"/>
      <w:r>
        <w:t xml:space="preserve">): </w:t>
      </w:r>
      <w:r>
        <w:rPr>
          <w:rStyle w:val="CommentReference"/>
        </w:rPr>
        <w:annotationRef/>
      </w:r>
      <w:r>
        <w:t>Could you please add one more input source to Figure 2. The Machine Learning component can also refine the current knowledge base of event definitions, as well as take exploit any domain background knowledge. Therefore, the third input to Machine learning is the current set of event definitions</w:t>
      </w:r>
    </w:p>
  </w:comment>
  <w:comment w:id="53" w:author="Alexander Kofman" w:date="2014-09-28T20:42:00Z" w:initials="AK">
    <w:p w:rsidR="00465E84" w:rsidRDefault="00465E84">
      <w:pPr>
        <w:pStyle w:val="CommentText"/>
      </w:pPr>
      <w:r>
        <w:rPr>
          <w:rStyle w:val="CommentReference"/>
        </w:rPr>
        <w:annotationRef/>
      </w:r>
      <w:r>
        <w:t>CONTENT REQUEST:  Inna (IBM) + NCSR</w:t>
      </w:r>
    </w:p>
  </w:comment>
  <w:comment w:id="55" w:author="Alexander Kofman" w:date="2014-09-28T20:43:00Z" w:initials="AK">
    <w:p w:rsidR="00465E84" w:rsidRDefault="00465E84">
      <w:pPr>
        <w:pStyle w:val="CommentText"/>
      </w:pPr>
      <w:r>
        <w:rPr>
          <w:rStyle w:val="CommentReference"/>
        </w:rPr>
        <w:annotationRef/>
      </w:r>
      <w:r>
        <w:t>CONTENT REQUEST: ETH</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9A8" w:rsidRDefault="000219A8" w:rsidP="004B64AC">
      <w:pPr>
        <w:spacing w:after="0" w:line="240" w:lineRule="auto"/>
      </w:pPr>
      <w:r>
        <w:separator/>
      </w:r>
    </w:p>
  </w:endnote>
  <w:endnote w:type="continuationSeparator" w:id="0">
    <w:p w:rsidR="000219A8" w:rsidRDefault="000219A8"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E84" w:rsidRPr="004B64AC" w:rsidRDefault="00465E84" w:rsidP="004A68C7">
    <w:pPr>
      <w:pStyle w:val="Footer"/>
      <w:rPr>
        <w:sz w:val="24"/>
        <w:szCs w:val="24"/>
      </w:rPr>
    </w:pPr>
    <w:r>
      <w:rPr>
        <w:noProof/>
        <w:lang w:eastAsia="en-US" w:bidi="he-IL"/>
      </w:rPr>
      <w:drawing>
        <wp:inline distT="0" distB="0" distL="0" distR="0" wp14:anchorId="3316EFC9" wp14:editId="11F9CAAA">
          <wp:extent cx="829340" cy="2230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9A8" w:rsidRDefault="000219A8" w:rsidP="004B64AC">
      <w:pPr>
        <w:spacing w:after="0" w:line="240" w:lineRule="auto"/>
      </w:pPr>
      <w:r>
        <w:separator/>
      </w:r>
    </w:p>
  </w:footnote>
  <w:footnote w:type="continuationSeparator" w:id="0">
    <w:p w:rsidR="000219A8" w:rsidRDefault="000219A8" w:rsidP="004B64AC">
      <w:pPr>
        <w:spacing w:after="0" w:line="240" w:lineRule="auto"/>
      </w:pPr>
      <w:r>
        <w:continuationSeparator/>
      </w:r>
    </w:p>
  </w:footnote>
  <w:footnote w:id="1">
    <w:p w:rsidR="00465E84" w:rsidRDefault="00465E84">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465E84" w:rsidRDefault="00465E84">
      <w:pPr>
        <w:pStyle w:val="FootnoteText"/>
      </w:pPr>
      <w:r>
        <w:rPr>
          <w:rStyle w:val="FootnoteReference"/>
        </w:rPr>
        <w:footnoteRef/>
      </w:r>
      <w:r>
        <w:t xml:space="preserve"> </w:t>
      </w:r>
      <w:hyperlink r:id="rId1" w:history="1">
        <w:r w:rsidRPr="0038224D">
          <w:rPr>
            <w:rStyle w:val="Hyperlink"/>
          </w:rPr>
          <w:t>http://kafka.apache.org/</w:t>
        </w:r>
      </w:hyperlink>
    </w:p>
  </w:footnote>
  <w:footnote w:id="3">
    <w:p w:rsidR="00465E84" w:rsidRDefault="00465E84"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4">
    <w:p w:rsidR="00465E84" w:rsidRDefault="00465E84" w:rsidP="002014B9">
      <w:pPr>
        <w:pStyle w:val="FootnoteText"/>
      </w:pPr>
      <w:r>
        <w:rPr>
          <w:rStyle w:val="FootnoteReference"/>
        </w:rPr>
        <w:footnoteRef/>
      </w:r>
      <w:r>
        <w:t xml:space="preserve"> </w:t>
      </w:r>
      <w:proofErr w:type="spellStart"/>
      <w:proofErr w:type="gramStart"/>
      <w:r w:rsidRPr="00042AC3">
        <w:t>Artikis</w:t>
      </w:r>
      <w:proofErr w:type="spellEnd"/>
      <w:r w:rsidRPr="00042AC3">
        <w:t xml:space="preserve"> A., </w:t>
      </w:r>
      <w:proofErr w:type="spellStart"/>
      <w:r w:rsidRPr="00042AC3">
        <w:t>Sergot</w:t>
      </w:r>
      <w:proofErr w:type="spellEnd"/>
      <w:r w:rsidRPr="00042AC3">
        <w:t xml:space="preserve"> M. and </w:t>
      </w:r>
      <w:proofErr w:type="spellStart"/>
      <w:r w:rsidRPr="00042AC3">
        <w:t>Paliouras</w:t>
      </w:r>
      <w:proofErr w:type="spellEnd"/>
      <w:r w:rsidRPr="00042AC3">
        <w:t xml:space="preserve"> G.</w:t>
      </w:r>
      <w:proofErr w:type="gramEnd"/>
      <w:r w:rsidRPr="00042AC3">
        <w:t xml:space="preserve"> </w:t>
      </w:r>
      <w:proofErr w:type="gramStart"/>
      <w:r w:rsidRPr="00042AC3">
        <w:t>An Event Calculus for Event Recognition.</w:t>
      </w:r>
      <w:proofErr w:type="gramEnd"/>
      <w:r w:rsidRPr="00042AC3">
        <w:t xml:space="preserve"> IEEE Transactions on Knowledge and Data Engineering (TKDE), to appear.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8430090"/>
      <w:docPartObj>
        <w:docPartGallery w:val="Page Numbers (Top of Page)"/>
        <w:docPartUnique/>
      </w:docPartObj>
    </w:sdtPr>
    <w:sdtEndPr>
      <w:rPr>
        <w:noProof/>
      </w:rPr>
    </w:sdtEndPr>
    <w:sdtContent>
      <w:p w:rsidR="00465E84" w:rsidRDefault="00465E84">
        <w:pPr>
          <w:pStyle w:val="Header"/>
          <w:jc w:val="right"/>
        </w:pPr>
        <w:r>
          <w:fldChar w:fldCharType="begin"/>
        </w:r>
        <w:r>
          <w:instrText xml:space="preserve"> PAGE   \* MERGEFORMAT </w:instrText>
        </w:r>
        <w:r>
          <w:fldChar w:fldCharType="separate"/>
        </w:r>
        <w:r w:rsidR="00AC4174">
          <w:rPr>
            <w:noProof/>
          </w:rPr>
          <w:t>v</w:t>
        </w:r>
        <w:r>
          <w:rPr>
            <w:noProof/>
          </w:rPr>
          <w:fldChar w:fldCharType="end"/>
        </w:r>
      </w:p>
    </w:sdtContent>
  </w:sdt>
  <w:p w:rsidR="00465E84" w:rsidRDefault="00465E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9D34CE"/>
    <w:multiLevelType w:val="multilevel"/>
    <w:tmpl w:val="BEB84E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1">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2">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3">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15">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0"/>
  </w:num>
  <w:num w:numId="2">
    <w:abstractNumId w:val="4"/>
  </w:num>
  <w:num w:numId="3">
    <w:abstractNumId w:val="16"/>
  </w:num>
  <w:num w:numId="4">
    <w:abstractNumId w:val="17"/>
  </w:num>
  <w:num w:numId="5">
    <w:abstractNumId w:val="14"/>
  </w:num>
  <w:num w:numId="6">
    <w:abstractNumId w:val="19"/>
  </w:num>
  <w:num w:numId="7">
    <w:abstractNumId w:val="12"/>
  </w:num>
  <w:num w:numId="8">
    <w:abstractNumId w:val="9"/>
  </w:num>
  <w:num w:numId="9">
    <w:abstractNumId w:val="1"/>
  </w:num>
  <w:num w:numId="10">
    <w:abstractNumId w:val="0"/>
  </w:num>
  <w:num w:numId="11">
    <w:abstractNumId w:val="18"/>
  </w:num>
  <w:num w:numId="12">
    <w:abstractNumId w:val="15"/>
  </w:num>
  <w:num w:numId="13">
    <w:abstractNumId w:val="8"/>
  </w:num>
  <w:num w:numId="14">
    <w:abstractNumId w:val="13"/>
  </w:num>
  <w:num w:numId="15">
    <w:abstractNumId w:val="3"/>
  </w:num>
  <w:num w:numId="16">
    <w:abstractNumId w:val="11"/>
  </w:num>
  <w:num w:numId="17">
    <w:abstractNumId w:val="5"/>
  </w:num>
  <w:num w:numId="18">
    <w:abstractNumId w:val="2"/>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4693"/>
    <w:rsid w:val="000107D6"/>
    <w:rsid w:val="00012FE9"/>
    <w:rsid w:val="000217C7"/>
    <w:rsid w:val="000219A8"/>
    <w:rsid w:val="00026CBD"/>
    <w:rsid w:val="000360AB"/>
    <w:rsid w:val="00036F85"/>
    <w:rsid w:val="00040B2F"/>
    <w:rsid w:val="0004666B"/>
    <w:rsid w:val="00052055"/>
    <w:rsid w:val="000619BB"/>
    <w:rsid w:val="00062747"/>
    <w:rsid w:val="00065AEB"/>
    <w:rsid w:val="000704F6"/>
    <w:rsid w:val="000709DD"/>
    <w:rsid w:val="00083672"/>
    <w:rsid w:val="000842F0"/>
    <w:rsid w:val="000943D1"/>
    <w:rsid w:val="000953A7"/>
    <w:rsid w:val="000A2E53"/>
    <w:rsid w:val="000C0895"/>
    <w:rsid w:val="000C2CEF"/>
    <w:rsid w:val="000E2623"/>
    <w:rsid w:val="000F3CE4"/>
    <w:rsid w:val="000F7389"/>
    <w:rsid w:val="001010B4"/>
    <w:rsid w:val="00101DC6"/>
    <w:rsid w:val="00117719"/>
    <w:rsid w:val="0014115C"/>
    <w:rsid w:val="00141C88"/>
    <w:rsid w:val="00142DF5"/>
    <w:rsid w:val="00152FAA"/>
    <w:rsid w:val="001910A0"/>
    <w:rsid w:val="001A3CAC"/>
    <w:rsid w:val="001A6DD9"/>
    <w:rsid w:val="001C297D"/>
    <w:rsid w:val="001D132B"/>
    <w:rsid w:val="001D300F"/>
    <w:rsid w:val="001E2E4B"/>
    <w:rsid w:val="002014B9"/>
    <w:rsid w:val="00211883"/>
    <w:rsid w:val="002136A2"/>
    <w:rsid w:val="00220F1F"/>
    <w:rsid w:val="00225947"/>
    <w:rsid w:val="002303C1"/>
    <w:rsid w:val="00264650"/>
    <w:rsid w:val="002653A5"/>
    <w:rsid w:val="0027423D"/>
    <w:rsid w:val="002A2FF2"/>
    <w:rsid w:val="002C38B7"/>
    <w:rsid w:val="002C5ACF"/>
    <w:rsid w:val="002C67A8"/>
    <w:rsid w:val="002C69BB"/>
    <w:rsid w:val="002E62D4"/>
    <w:rsid w:val="0030049C"/>
    <w:rsid w:val="003020F2"/>
    <w:rsid w:val="00315BEE"/>
    <w:rsid w:val="003203EA"/>
    <w:rsid w:val="00327071"/>
    <w:rsid w:val="003278E1"/>
    <w:rsid w:val="00327A4E"/>
    <w:rsid w:val="00327B5F"/>
    <w:rsid w:val="00327E8E"/>
    <w:rsid w:val="003319A4"/>
    <w:rsid w:val="00332793"/>
    <w:rsid w:val="003527BD"/>
    <w:rsid w:val="00352C8A"/>
    <w:rsid w:val="00355376"/>
    <w:rsid w:val="00363DE8"/>
    <w:rsid w:val="003739F4"/>
    <w:rsid w:val="0037523F"/>
    <w:rsid w:val="00376509"/>
    <w:rsid w:val="003767D8"/>
    <w:rsid w:val="0038224D"/>
    <w:rsid w:val="0038495F"/>
    <w:rsid w:val="00390D82"/>
    <w:rsid w:val="003B1163"/>
    <w:rsid w:val="003B2BC8"/>
    <w:rsid w:val="003C5797"/>
    <w:rsid w:val="003D5AAC"/>
    <w:rsid w:val="003D6C33"/>
    <w:rsid w:val="003E3095"/>
    <w:rsid w:val="003E4556"/>
    <w:rsid w:val="004046BB"/>
    <w:rsid w:val="0040646D"/>
    <w:rsid w:val="0040667E"/>
    <w:rsid w:val="004137E2"/>
    <w:rsid w:val="00422C3A"/>
    <w:rsid w:val="00430F09"/>
    <w:rsid w:val="004420B0"/>
    <w:rsid w:val="00442440"/>
    <w:rsid w:val="00442C25"/>
    <w:rsid w:val="0045590F"/>
    <w:rsid w:val="00462E25"/>
    <w:rsid w:val="00465E84"/>
    <w:rsid w:val="004800E7"/>
    <w:rsid w:val="00483808"/>
    <w:rsid w:val="00486AF9"/>
    <w:rsid w:val="00490DC6"/>
    <w:rsid w:val="004915D0"/>
    <w:rsid w:val="0049256D"/>
    <w:rsid w:val="00497645"/>
    <w:rsid w:val="004A68C7"/>
    <w:rsid w:val="004B64AC"/>
    <w:rsid w:val="004F1605"/>
    <w:rsid w:val="00510170"/>
    <w:rsid w:val="00513EBF"/>
    <w:rsid w:val="00516553"/>
    <w:rsid w:val="005475ED"/>
    <w:rsid w:val="005A002D"/>
    <w:rsid w:val="005A0BF0"/>
    <w:rsid w:val="005A4D33"/>
    <w:rsid w:val="005B004E"/>
    <w:rsid w:val="005B1766"/>
    <w:rsid w:val="005B1947"/>
    <w:rsid w:val="005C4B5D"/>
    <w:rsid w:val="005D14FB"/>
    <w:rsid w:val="005D5CB4"/>
    <w:rsid w:val="005E2AA8"/>
    <w:rsid w:val="005F0335"/>
    <w:rsid w:val="005F41C1"/>
    <w:rsid w:val="0060072B"/>
    <w:rsid w:val="00610295"/>
    <w:rsid w:val="006205E1"/>
    <w:rsid w:val="00622CC8"/>
    <w:rsid w:val="00624F71"/>
    <w:rsid w:val="00627479"/>
    <w:rsid w:val="00644EF0"/>
    <w:rsid w:val="006465F5"/>
    <w:rsid w:val="00651ADE"/>
    <w:rsid w:val="00652302"/>
    <w:rsid w:val="006831DF"/>
    <w:rsid w:val="00683ED2"/>
    <w:rsid w:val="00683FC7"/>
    <w:rsid w:val="00692179"/>
    <w:rsid w:val="006976B7"/>
    <w:rsid w:val="006B56CF"/>
    <w:rsid w:val="006C2B26"/>
    <w:rsid w:val="006E275F"/>
    <w:rsid w:val="006E41BC"/>
    <w:rsid w:val="006F55D5"/>
    <w:rsid w:val="006F6501"/>
    <w:rsid w:val="00702BDB"/>
    <w:rsid w:val="00710F68"/>
    <w:rsid w:val="007147D8"/>
    <w:rsid w:val="00714DD4"/>
    <w:rsid w:val="007268DA"/>
    <w:rsid w:val="00727080"/>
    <w:rsid w:val="007352D6"/>
    <w:rsid w:val="00743528"/>
    <w:rsid w:val="0075154C"/>
    <w:rsid w:val="0075198D"/>
    <w:rsid w:val="00791256"/>
    <w:rsid w:val="007A3AEF"/>
    <w:rsid w:val="007A4913"/>
    <w:rsid w:val="007A57FC"/>
    <w:rsid w:val="007B7EE9"/>
    <w:rsid w:val="007C7440"/>
    <w:rsid w:val="007D3788"/>
    <w:rsid w:val="007E10DA"/>
    <w:rsid w:val="007E4A6F"/>
    <w:rsid w:val="007E4D55"/>
    <w:rsid w:val="007F23EE"/>
    <w:rsid w:val="00800A3A"/>
    <w:rsid w:val="008055A1"/>
    <w:rsid w:val="00813461"/>
    <w:rsid w:val="00826C0D"/>
    <w:rsid w:val="0083001B"/>
    <w:rsid w:val="00833A35"/>
    <w:rsid w:val="0084714D"/>
    <w:rsid w:val="00856353"/>
    <w:rsid w:val="00860C62"/>
    <w:rsid w:val="00862267"/>
    <w:rsid w:val="00863437"/>
    <w:rsid w:val="008676AF"/>
    <w:rsid w:val="00880EE5"/>
    <w:rsid w:val="008873ED"/>
    <w:rsid w:val="008A0E10"/>
    <w:rsid w:val="008B2056"/>
    <w:rsid w:val="008B406D"/>
    <w:rsid w:val="008C017F"/>
    <w:rsid w:val="008E025C"/>
    <w:rsid w:val="008E42AB"/>
    <w:rsid w:val="008E4FF7"/>
    <w:rsid w:val="008E5800"/>
    <w:rsid w:val="008F5AA9"/>
    <w:rsid w:val="00903B40"/>
    <w:rsid w:val="009063A8"/>
    <w:rsid w:val="00920A72"/>
    <w:rsid w:val="00936F6B"/>
    <w:rsid w:val="00941D44"/>
    <w:rsid w:val="00963C2E"/>
    <w:rsid w:val="00975669"/>
    <w:rsid w:val="00980D85"/>
    <w:rsid w:val="00982FC9"/>
    <w:rsid w:val="00985F8F"/>
    <w:rsid w:val="009A417B"/>
    <w:rsid w:val="009B5082"/>
    <w:rsid w:val="009D4673"/>
    <w:rsid w:val="009D48F4"/>
    <w:rsid w:val="009E5652"/>
    <w:rsid w:val="00A24C0B"/>
    <w:rsid w:val="00A26B47"/>
    <w:rsid w:val="00A333E6"/>
    <w:rsid w:val="00A46ABF"/>
    <w:rsid w:val="00A46F65"/>
    <w:rsid w:val="00A70562"/>
    <w:rsid w:val="00A71E83"/>
    <w:rsid w:val="00A7527F"/>
    <w:rsid w:val="00A92E94"/>
    <w:rsid w:val="00AA58A6"/>
    <w:rsid w:val="00AA6535"/>
    <w:rsid w:val="00AB2D73"/>
    <w:rsid w:val="00AB3B00"/>
    <w:rsid w:val="00AC4174"/>
    <w:rsid w:val="00AC6D33"/>
    <w:rsid w:val="00AE01B7"/>
    <w:rsid w:val="00AE0326"/>
    <w:rsid w:val="00AF1FD9"/>
    <w:rsid w:val="00B03BB3"/>
    <w:rsid w:val="00B0438E"/>
    <w:rsid w:val="00B132DB"/>
    <w:rsid w:val="00B14EDF"/>
    <w:rsid w:val="00B2375B"/>
    <w:rsid w:val="00B279ED"/>
    <w:rsid w:val="00B357F6"/>
    <w:rsid w:val="00B47DEB"/>
    <w:rsid w:val="00B5053E"/>
    <w:rsid w:val="00B56E22"/>
    <w:rsid w:val="00B73918"/>
    <w:rsid w:val="00B76953"/>
    <w:rsid w:val="00B82254"/>
    <w:rsid w:val="00B86554"/>
    <w:rsid w:val="00B90E5C"/>
    <w:rsid w:val="00B91FB8"/>
    <w:rsid w:val="00B964F8"/>
    <w:rsid w:val="00BA505C"/>
    <w:rsid w:val="00BB6834"/>
    <w:rsid w:val="00BB777A"/>
    <w:rsid w:val="00BC3DAE"/>
    <w:rsid w:val="00BC4AA8"/>
    <w:rsid w:val="00BD5D61"/>
    <w:rsid w:val="00BE23F1"/>
    <w:rsid w:val="00BF5B2D"/>
    <w:rsid w:val="00BF6534"/>
    <w:rsid w:val="00C07AB2"/>
    <w:rsid w:val="00C211E4"/>
    <w:rsid w:val="00C21405"/>
    <w:rsid w:val="00C215C3"/>
    <w:rsid w:val="00C33054"/>
    <w:rsid w:val="00C342C7"/>
    <w:rsid w:val="00C347BE"/>
    <w:rsid w:val="00C53EC3"/>
    <w:rsid w:val="00C63E67"/>
    <w:rsid w:val="00C651AA"/>
    <w:rsid w:val="00C7652B"/>
    <w:rsid w:val="00C865EC"/>
    <w:rsid w:val="00C876D9"/>
    <w:rsid w:val="00CA7949"/>
    <w:rsid w:val="00CB350C"/>
    <w:rsid w:val="00CB385F"/>
    <w:rsid w:val="00CB5767"/>
    <w:rsid w:val="00CC3D46"/>
    <w:rsid w:val="00CE78B4"/>
    <w:rsid w:val="00CF7E29"/>
    <w:rsid w:val="00D01FC6"/>
    <w:rsid w:val="00D04348"/>
    <w:rsid w:val="00D72A4F"/>
    <w:rsid w:val="00D92741"/>
    <w:rsid w:val="00D92C74"/>
    <w:rsid w:val="00D96F74"/>
    <w:rsid w:val="00DA612E"/>
    <w:rsid w:val="00DB4CDC"/>
    <w:rsid w:val="00DC390D"/>
    <w:rsid w:val="00DE1B88"/>
    <w:rsid w:val="00DE77B7"/>
    <w:rsid w:val="00DF45FF"/>
    <w:rsid w:val="00E02DB5"/>
    <w:rsid w:val="00E062D1"/>
    <w:rsid w:val="00E1138E"/>
    <w:rsid w:val="00E12260"/>
    <w:rsid w:val="00E1450C"/>
    <w:rsid w:val="00E17DD9"/>
    <w:rsid w:val="00E27312"/>
    <w:rsid w:val="00E40A13"/>
    <w:rsid w:val="00E430C3"/>
    <w:rsid w:val="00E45386"/>
    <w:rsid w:val="00E54D94"/>
    <w:rsid w:val="00E5658E"/>
    <w:rsid w:val="00E61B30"/>
    <w:rsid w:val="00E64E92"/>
    <w:rsid w:val="00E65CBB"/>
    <w:rsid w:val="00E70B85"/>
    <w:rsid w:val="00E80A43"/>
    <w:rsid w:val="00E909D0"/>
    <w:rsid w:val="00E90C8E"/>
    <w:rsid w:val="00E93AD1"/>
    <w:rsid w:val="00EF4CB6"/>
    <w:rsid w:val="00EF54AD"/>
    <w:rsid w:val="00F04012"/>
    <w:rsid w:val="00F048ED"/>
    <w:rsid w:val="00F07194"/>
    <w:rsid w:val="00F10F62"/>
    <w:rsid w:val="00F25FF3"/>
    <w:rsid w:val="00F36276"/>
    <w:rsid w:val="00F65F88"/>
    <w:rsid w:val="00F66C25"/>
    <w:rsid w:val="00F74FA3"/>
    <w:rsid w:val="00F87A3D"/>
    <w:rsid w:val="00F90BFF"/>
    <w:rsid w:val="00F9127C"/>
    <w:rsid w:val="00FD7BFA"/>
    <w:rsid w:val="00FF251D"/>
    <w:rsid w:val="00FF35C0"/>
    <w:rsid w:val="00FF5DE0"/>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iPriority w:val="35"/>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iPriority w:val="35"/>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package" Target="embeddings/Microsoft_Visio_Drawing11111.vsdx"/><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39216-8AF5-4AFA-BC94-511E245EB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2026</TotalTime>
  <Pages>31</Pages>
  <Words>7287</Words>
  <Characters>39645</Characters>
  <Application>Microsoft Office Word</Application>
  <DocSecurity>0</DocSecurity>
  <Lines>809</Lines>
  <Paragraphs>426</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46506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Kofman</dc:creator>
  <cp:lastModifiedBy>Alexander Kofman</cp:lastModifiedBy>
  <cp:revision>269</cp:revision>
  <dcterms:created xsi:type="dcterms:W3CDTF">2014-09-28T14:52:00Z</dcterms:created>
  <dcterms:modified xsi:type="dcterms:W3CDTF">2014-10-08T09:25:00Z</dcterms:modified>
</cp:coreProperties>
</file>